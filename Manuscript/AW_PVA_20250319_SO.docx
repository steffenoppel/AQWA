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D78A" w14:textId="77777777" w:rsidR="00FE7496" w:rsidRDefault="00FE7496">
      <w:pPr>
        <w:spacing w:after="0" w:line="360" w:lineRule="auto"/>
        <w:rPr>
          <w:rFonts w:ascii="Times New Roman" w:hAnsi="Times New Roman"/>
          <w:b/>
          <w:sz w:val="28"/>
        </w:rPr>
      </w:pPr>
      <w:r>
        <w:rPr>
          <w:rFonts w:ascii="Times New Roman" w:hAnsi="Times New Roman"/>
          <w:bCs/>
          <w:i/>
          <w:iCs/>
        </w:rPr>
        <w:t>Target journal: Biological conservation</w:t>
      </w:r>
    </w:p>
    <w:p w14:paraId="68649449" w14:textId="77777777" w:rsidR="00FE7496" w:rsidRDefault="00FE7496" w:rsidP="003E0A90">
      <w:pPr>
        <w:spacing w:after="0" w:line="360" w:lineRule="auto"/>
        <w:rPr>
          <w:rFonts w:ascii="Times New Roman" w:hAnsi="Times New Roman"/>
        </w:rPr>
      </w:pPr>
      <w:r>
        <w:rPr>
          <w:rFonts w:ascii="Times New Roman" w:hAnsi="Times New Roman"/>
          <w:b/>
          <w:sz w:val="28"/>
        </w:rPr>
        <w:t xml:space="preserve">Reinforcement is not enough to </w:t>
      </w:r>
      <w:ins w:id="0" w:author="Susanne" w:date="2025-03-13T14:46:00Z">
        <w:r>
          <w:rPr>
            <w:rFonts w:ascii="Times New Roman" w:hAnsi="Times New Roman"/>
            <w:b/>
            <w:sz w:val="28"/>
          </w:rPr>
          <w:t>establish a viable</w:t>
        </w:r>
      </w:ins>
      <w:del w:id="1" w:author="Susanne" w:date="2025-03-13T14:46:00Z">
        <w:r w:rsidDel="003E0A90">
          <w:rPr>
            <w:rFonts w:ascii="Times New Roman" w:hAnsi="Times New Roman"/>
            <w:b/>
            <w:sz w:val="28"/>
          </w:rPr>
          <w:delText>stabilize</w:delText>
        </w:r>
      </w:del>
      <w:del w:id="2" w:author="Susanne" w:date="2025-03-13T14:47:00Z">
        <w:r w:rsidDel="003E0A90">
          <w:rPr>
            <w:rFonts w:ascii="Times New Roman" w:hAnsi="Times New Roman"/>
            <w:b/>
            <w:sz w:val="28"/>
          </w:rPr>
          <w:delText xml:space="preserve"> </w:delText>
        </w:r>
      </w:del>
      <w:del w:id="3" w:author="Susanne" w:date="2025-03-13T14:46:00Z">
        <w:r w:rsidDel="003E0A90">
          <w:rPr>
            <w:rFonts w:ascii="Times New Roman" w:hAnsi="Times New Roman"/>
            <w:b/>
            <w:sz w:val="28"/>
          </w:rPr>
          <w:delText>the</w:delText>
        </w:r>
      </w:del>
      <w:r>
        <w:rPr>
          <w:rFonts w:ascii="Times New Roman" w:hAnsi="Times New Roman"/>
          <w:b/>
          <w:sz w:val="28"/>
        </w:rPr>
        <w:t xml:space="preserve"> population of an endangered long-distance migrat</w:t>
      </w:r>
      <w:ins w:id="4" w:author="Susanne" w:date="2025-03-13T14:46:00Z">
        <w:r>
          <w:rPr>
            <w:rFonts w:ascii="Times New Roman" w:hAnsi="Times New Roman"/>
            <w:b/>
            <w:sz w:val="28"/>
          </w:rPr>
          <w:t>ory</w:t>
        </w:r>
      </w:ins>
      <w:del w:id="5" w:author="Susanne" w:date="2025-03-13T14:46:00Z">
        <w:r w:rsidDel="003E0A90">
          <w:rPr>
            <w:rFonts w:ascii="Times New Roman" w:hAnsi="Times New Roman"/>
            <w:b/>
            <w:sz w:val="28"/>
          </w:rPr>
          <w:delText>ing</w:delText>
        </w:r>
      </w:del>
      <w:r>
        <w:rPr>
          <w:rFonts w:ascii="Times New Roman" w:hAnsi="Times New Roman"/>
          <w:b/>
          <w:sz w:val="28"/>
        </w:rPr>
        <w:t xml:space="preserve"> passerine</w:t>
      </w:r>
    </w:p>
    <w:p w14:paraId="75999579" w14:textId="77777777" w:rsidR="00FE7496" w:rsidRDefault="00FE7496">
      <w:pPr>
        <w:spacing w:after="0" w:line="360" w:lineRule="auto"/>
        <w:rPr>
          <w:rFonts w:ascii="Times New Roman" w:hAnsi="Times New Roman"/>
        </w:rPr>
      </w:pPr>
    </w:p>
    <w:p w14:paraId="200844CF" w14:textId="77777777" w:rsidR="00FE7496" w:rsidRPr="00C60F73" w:rsidRDefault="00FE7496">
      <w:pPr>
        <w:spacing w:after="0" w:line="360" w:lineRule="auto"/>
        <w:rPr>
          <w:rFonts w:ascii="Times New Roman" w:hAnsi="Times New Roman"/>
          <w:lang w:val="de-CH"/>
        </w:rPr>
      </w:pPr>
      <w:r w:rsidRPr="00C60F73">
        <w:rPr>
          <w:rFonts w:ascii="Times New Roman" w:hAnsi="Times New Roman"/>
          <w:lang w:val="de-CH"/>
        </w:rPr>
        <w:t>Susanne Arbeiter</w:t>
      </w:r>
      <w:r w:rsidRPr="00C60F73">
        <w:rPr>
          <w:rFonts w:ascii="Times New Roman" w:hAnsi="Times New Roman"/>
          <w:vertAlign w:val="superscript"/>
          <w:lang w:val="de-CH"/>
        </w:rPr>
        <w:t>1</w:t>
      </w:r>
      <w:r w:rsidRPr="00C60F73">
        <w:rPr>
          <w:rFonts w:ascii="Times New Roman" w:hAnsi="Times New Roman"/>
          <w:lang w:val="de-CH"/>
        </w:rPr>
        <w:t>, Žymantas Morkvėnas</w:t>
      </w:r>
      <w:r w:rsidRPr="00C60F73">
        <w:rPr>
          <w:rFonts w:ascii="Times New Roman" w:hAnsi="Times New Roman"/>
          <w:vertAlign w:val="superscript"/>
          <w:lang w:val="de-CH"/>
        </w:rPr>
        <w:t>2</w:t>
      </w:r>
      <w:r w:rsidRPr="00C60F73">
        <w:rPr>
          <w:rFonts w:ascii="Times New Roman" w:hAnsi="Times New Roman"/>
          <w:lang w:val="de-CH"/>
        </w:rPr>
        <w:t>, Jaume A. Badia-Boher</w:t>
      </w:r>
      <w:r w:rsidRPr="00C60F73">
        <w:rPr>
          <w:rFonts w:ascii="Times New Roman" w:hAnsi="Times New Roman"/>
          <w:vertAlign w:val="superscript"/>
          <w:lang w:val="de-CH"/>
        </w:rPr>
        <w:t>3</w:t>
      </w:r>
      <w:r w:rsidRPr="00C60F73">
        <w:rPr>
          <w:rFonts w:ascii="Times New Roman" w:hAnsi="Times New Roman"/>
          <w:lang w:val="de-CH"/>
        </w:rPr>
        <w:t>, Steffen Oppel</w:t>
      </w:r>
      <w:r w:rsidRPr="00C60F73">
        <w:rPr>
          <w:rFonts w:ascii="Times New Roman" w:hAnsi="Times New Roman"/>
          <w:vertAlign w:val="superscript"/>
          <w:lang w:val="de-CH"/>
        </w:rPr>
        <w:t>3</w:t>
      </w:r>
    </w:p>
    <w:p w14:paraId="78448ACB" w14:textId="77777777" w:rsidR="00FE7496" w:rsidRPr="00C60F73" w:rsidRDefault="00FE7496">
      <w:pPr>
        <w:spacing w:after="0" w:line="360" w:lineRule="auto"/>
        <w:rPr>
          <w:rFonts w:ascii="Times New Roman" w:hAnsi="Times New Roman"/>
          <w:lang w:val="de-CH"/>
        </w:rPr>
      </w:pPr>
    </w:p>
    <w:p w14:paraId="788D8687" w14:textId="77777777" w:rsidR="00FE7496" w:rsidRDefault="00FE7496">
      <w:pPr>
        <w:spacing w:after="0" w:line="360" w:lineRule="auto"/>
        <w:rPr>
          <w:rFonts w:ascii="Times New Roman" w:hAnsi="Times New Roman"/>
        </w:rPr>
      </w:pPr>
      <w:r>
        <w:rPr>
          <w:rFonts w:ascii="Times New Roman" w:hAnsi="Times New Roman"/>
        </w:rPr>
        <w:t xml:space="preserve">1 Institute of Botany and Landscape Ecology, </w:t>
      </w:r>
      <w:smartTag w:uri="urn:schemas-microsoft-com:office:smarttags" w:element="PlaceName">
        <w:r>
          <w:rPr>
            <w:rFonts w:ascii="Times New Roman" w:hAnsi="Times New Roman"/>
          </w:rPr>
          <w:t>Greifswald</w:t>
        </w:r>
      </w:smartTag>
      <w:r>
        <w:rPr>
          <w:rFonts w:ascii="Times New Roman" w:hAnsi="Times New Roman"/>
        </w:rPr>
        <w:t xml:space="preserve"> </w:t>
      </w:r>
      <w:smartTag w:uri="urn:schemas-microsoft-com:office:smarttags" w:element="PlaceType">
        <w:r>
          <w:rPr>
            <w:rFonts w:ascii="Times New Roman" w:hAnsi="Times New Roman"/>
          </w:rPr>
          <w:t>University</w:t>
        </w:r>
      </w:smartTag>
      <w:r>
        <w:rPr>
          <w:rFonts w:ascii="Times New Roman" w:hAnsi="Times New Roman"/>
        </w:rPr>
        <w:t xml:space="preserve">, Partner in the </w:t>
      </w:r>
      <w:smartTag w:uri="urn:schemas-microsoft-com:office:smarttags" w:element="City">
        <w:r>
          <w:rPr>
            <w:rFonts w:ascii="Times New Roman" w:hAnsi="Times New Roman"/>
          </w:rPr>
          <w:t>Greifswald</w:t>
        </w:r>
      </w:smartTag>
      <w:r>
        <w:rPr>
          <w:rFonts w:ascii="Times New Roman" w:hAnsi="Times New Roman"/>
        </w:rPr>
        <w:t xml:space="preserve"> Mire Centre, </w:t>
      </w:r>
      <w:smartTag w:uri="urn:schemas-microsoft-com:office:smarttags" w:element="City">
        <w:smartTag w:uri="urn:schemas-microsoft-com:office:smarttags" w:element="place">
          <w:r>
            <w:rPr>
              <w:rFonts w:ascii="Times New Roman" w:hAnsi="Times New Roman"/>
            </w:rPr>
            <w:t>Greifswald</w:t>
          </w:r>
        </w:smartTag>
        <w:r>
          <w:rPr>
            <w:rFonts w:ascii="Times New Roman" w:hAnsi="Times New Roman"/>
          </w:rPr>
          <w:t xml:space="preserve">, </w:t>
        </w:r>
        <w:smartTag w:uri="urn:schemas-microsoft-com:office:smarttags" w:element="country-region">
          <w:r>
            <w:rPr>
              <w:rFonts w:ascii="Times New Roman" w:hAnsi="Times New Roman"/>
            </w:rPr>
            <w:t>Germany</w:t>
          </w:r>
        </w:smartTag>
      </w:smartTag>
    </w:p>
    <w:p w14:paraId="686EE1C0" w14:textId="77777777" w:rsidR="00FE7496" w:rsidRDefault="00FE7496">
      <w:pPr>
        <w:spacing w:after="0" w:line="360" w:lineRule="auto"/>
        <w:rPr>
          <w:rFonts w:ascii="Times New Roman" w:hAnsi="Times New Roman"/>
          <w:bCs/>
        </w:rPr>
      </w:pPr>
      <w:r>
        <w:rPr>
          <w:rFonts w:ascii="Times New Roman" w:hAnsi="Times New Roman"/>
        </w:rPr>
        <w:t xml:space="preserve">2 Baltic Environmental Forum, </w:t>
      </w:r>
      <w:smartTag w:uri="urn:schemas-microsoft-com:office:smarttags" w:element="City">
        <w:smartTag w:uri="urn:schemas-microsoft-com:office:smarttags" w:element="place">
          <w:r>
            <w:rPr>
              <w:rFonts w:ascii="Times New Roman" w:hAnsi="Times New Roman"/>
            </w:rPr>
            <w:t>Vilnius</w:t>
          </w:r>
        </w:smartTag>
        <w:r>
          <w:rPr>
            <w:rFonts w:ascii="Times New Roman" w:hAnsi="Times New Roman"/>
          </w:rPr>
          <w:t xml:space="preserve">, </w:t>
        </w:r>
        <w:smartTag w:uri="urn:schemas-microsoft-com:office:smarttags" w:element="country-region">
          <w:r>
            <w:rPr>
              <w:rFonts w:ascii="Times New Roman" w:hAnsi="Times New Roman"/>
            </w:rPr>
            <w:t>Lithuania</w:t>
          </w:r>
        </w:smartTag>
      </w:smartTag>
    </w:p>
    <w:p w14:paraId="00D77492" w14:textId="77777777" w:rsidR="00FE7496" w:rsidRDefault="00FE7496">
      <w:pPr>
        <w:spacing w:after="0" w:line="360" w:lineRule="auto"/>
        <w:rPr>
          <w:rFonts w:ascii="Times New Roman" w:hAnsi="Times New Roman"/>
          <w:b/>
          <w:color w:val="000000"/>
        </w:rPr>
      </w:pPr>
      <w:r>
        <w:rPr>
          <w:rFonts w:ascii="Times New Roman" w:hAnsi="Times New Roman"/>
          <w:bCs/>
        </w:rPr>
        <w:t xml:space="preserve">3 Swiss Ornithological Institute, </w:t>
      </w:r>
      <w:smartTag w:uri="urn:schemas-microsoft-com:office:smarttags" w:element="City">
        <w:smartTag w:uri="urn:schemas-microsoft-com:office:smarttags" w:element="place">
          <w:r>
            <w:rPr>
              <w:rFonts w:ascii="Times New Roman" w:hAnsi="Times New Roman"/>
              <w:bCs/>
            </w:rPr>
            <w:t>Sempach</w:t>
          </w:r>
        </w:smartTag>
        <w:r>
          <w:rPr>
            <w:rFonts w:ascii="Times New Roman" w:hAnsi="Times New Roman"/>
            <w:bCs/>
          </w:rPr>
          <w:t xml:space="preserve">, </w:t>
        </w:r>
        <w:smartTag w:uri="urn:schemas-microsoft-com:office:smarttags" w:element="country-region">
          <w:r>
            <w:rPr>
              <w:rFonts w:ascii="Times New Roman" w:hAnsi="Times New Roman"/>
              <w:bCs/>
            </w:rPr>
            <w:t>Switzerland</w:t>
          </w:r>
        </w:smartTag>
      </w:smartTag>
    </w:p>
    <w:p w14:paraId="649FB524" w14:textId="77777777" w:rsidR="00FE7496" w:rsidRDefault="00FE7496">
      <w:pPr>
        <w:spacing w:after="0" w:line="360" w:lineRule="auto"/>
        <w:rPr>
          <w:rFonts w:ascii="Times New Roman" w:hAnsi="Times New Roman"/>
          <w:b/>
          <w:color w:val="000000"/>
        </w:rPr>
      </w:pPr>
    </w:p>
    <w:p w14:paraId="5DF51772" w14:textId="77777777" w:rsidR="00FE7496" w:rsidRDefault="00FE7496">
      <w:pPr>
        <w:spacing w:after="0" w:line="360" w:lineRule="auto"/>
        <w:rPr>
          <w:rFonts w:ascii="Times New Roman" w:hAnsi="Times New Roman"/>
        </w:rPr>
      </w:pPr>
      <w:r>
        <w:rPr>
          <w:rFonts w:ascii="Times New Roman" w:hAnsi="Times New Roman"/>
          <w:b/>
          <w:color w:val="000000"/>
        </w:rPr>
        <w:t>Correspondence</w:t>
      </w:r>
    </w:p>
    <w:p w14:paraId="1E914EE7" w14:textId="77777777" w:rsidR="00FE7496" w:rsidRDefault="00FE7496">
      <w:pPr>
        <w:spacing w:after="0" w:line="360" w:lineRule="auto"/>
        <w:rPr>
          <w:rFonts w:ascii="Times New Roman" w:hAnsi="Times New Roman"/>
          <w:color w:val="000000"/>
        </w:rPr>
      </w:pPr>
      <w:r>
        <w:rPr>
          <w:rFonts w:ascii="Times New Roman" w:hAnsi="Times New Roman"/>
        </w:rPr>
        <w:t xml:space="preserve">Institute of Botany and Landscape Ecology, </w:t>
      </w:r>
      <w:smartTag w:uri="urn:schemas-microsoft-com:office:smarttags" w:element="PlaceName">
        <w:r>
          <w:rPr>
            <w:rFonts w:ascii="Times New Roman" w:hAnsi="Times New Roman"/>
          </w:rPr>
          <w:t>Greifswald</w:t>
        </w:r>
      </w:smartTag>
      <w:r>
        <w:rPr>
          <w:rFonts w:ascii="Times New Roman" w:hAnsi="Times New Roman"/>
        </w:rPr>
        <w:t xml:space="preserve"> </w:t>
      </w:r>
      <w:smartTag w:uri="urn:schemas-microsoft-com:office:smarttags" w:element="PlaceType">
        <w:r>
          <w:rPr>
            <w:rFonts w:ascii="Times New Roman" w:hAnsi="Times New Roman"/>
          </w:rPr>
          <w:t>University</w:t>
        </w:r>
      </w:smartTag>
      <w:r>
        <w:rPr>
          <w:rFonts w:ascii="Times New Roman" w:hAnsi="Times New Roman"/>
        </w:rPr>
        <w:t xml:space="preserve">, Partner in the </w:t>
      </w:r>
      <w:smartTag w:uri="urn:schemas-microsoft-com:office:smarttags" w:element="place">
        <w:smartTag w:uri="urn:schemas-microsoft-com:office:smarttags" w:element="City">
          <w:r>
            <w:rPr>
              <w:rFonts w:ascii="Times New Roman" w:hAnsi="Times New Roman"/>
            </w:rPr>
            <w:t>Greifswald</w:t>
          </w:r>
        </w:smartTag>
      </w:smartTag>
      <w:r>
        <w:rPr>
          <w:rFonts w:ascii="Times New Roman" w:hAnsi="Times New Roman"/>
        </w:rPr>
        <w:t xml:space="preserve"> Mire Centre, Soldmannstr. 15</w:t>
      </w:r>
      <w:r>
        <w:rPr>
          <w:rFonts w:ascii="Times New Roman" w:hAnsi="Times New Roman"/>
          <w:color w:val="000000"/>
        </w:rPr>
        <w:t xml:space="preserve">, 17489 </w:t>
      </w:r>
      <w:smartTag w:uri="urn:schemas-microsoft-com:office:smarttags" w:element="City">
        <w:smartTag w:uri="urn:schemas-microsoft-com:office:smarttags" w:element="place">
          <w:r>
            <w:rPr>
              <w:rFonts w:ascii="Times New Roman" w:hAnsi="Times New Roman"/>
              <w:color w:val="000000"/>
            </w:rPr>
            <w:t>Greifswald</w:t>
          </w:r>
        </w:smartTag>
        <w:r>
          <w:rPr>
            <w:rFonts w:ascii="Times New Roman" w:hAnsi="Times New Roman"/>
            <w:color w:val="000000"/>
          </w:rPr>
          <w:t xml:space="preserve">, </w:t>
        </w:r>
        <w:smartTag w:uri="urn:schemas-microsoft-com:office:smarttags" w:element="country-region">
          <w:r>
            <w:rPr>
              <w:rFonts w:ascii="Times New Roman" w:hAnsi="Times New Roman"/>
              <w:color w:val="000000"/>
            </w:rPr>
            <w:t>Germany</w:t>
          </w:r>
        </w:smartTag>
      </w:smartTag>
      <w:r>
        <w:rPr>
          <w:rFonts w:ascii="Times New Roman" w:hAnsi="Times New Roman"/>
          <w:color w:val="000000"/>
        </w:rPr>
        <w:t xml:space="preserve"> </w:t>
      </w:r>
    </w:p>
    <w:p w14:paraId="478CA944" w14:textId="77777777" w:rsidR="00FE7496" w:rsidRDefault="00FE7496">
      <w:pPr>
        <w:spacing w:after="0" w:line="360" w:lineRule="auto"/>
        <w:rPr>
          <w:rFonts w:ascii="Times New Roman" w:hAnsi="Times New Roman"/>
          <w:b/>
        </w:rPr>
      </w:pPr>
      <w:r>
        <w:rPr>
          <w:rFonts w:ascii="Times New Roman" w:hAnsi="Times New Roman"/>
          <w:color w:val="000000"/>
        </w:rPr>
        <w:t>Email: susanne.arbeiter@uni-greifswald.de</w:t>
      </w:r>
    </w:p>
    <w:p w14:paraId="7A467C20" w14:textId="77777777" w:rsidR="00FE7496" w:rsidRDefault="00FE7496">
      <w:pPr>
        <w:spacing w:after="0" w:line="360" w:lineRule="auto"/>
        <w:rPr>
          <w:rFonts w:ascii="Times New Roman" w:hAnsi="Times New Roman"/>
          <w:b/>
        </w:rPr>
      </w:pPr>
    </w:p>
    <w:p w14:paraId="7D14E370" w14:textId="77777777" w:rsidR="00FE7496" w:rsidRDefault="00FE7496">
      <w:pPr>
        <w:spacing w:after="0" w:line="360" w:lineRule="auto"/>
        <w:rPr>
          <w:rFonts w:ascii="Times New Roman" w:hAnsi="Times New Roman"/>
          <w:b/>
        </w:rPr>
      </w:pPr>
    </w:p>
    <w:p w14:paraId="25663DCB" w14:textId="77777777" w:rsidR="00FE7496" w:rsidRDefault="00FE7496">
      <w:pPr>
        <w:spacing w:after="0" w:line="360" w:lineRule="auto"/>
        <w:rPr>
          <w:rFonts w:ascii="Times New Roman" w:hAnsi="Times New Roman"/>
          <w:b/>
        </w:rPr>
      </w:pPr>
      <w:r>
        <w:rPr>
          <w:rFonts w:ascii="Times New Roman" w:hAnsi="Times New Roman"/>
          <w:b/>
        </w:rPr>
        <w:t xml:space="preserve">Keywords: </w:t>
      </w:r>
      <w:r>
        <w:rPr>
          <w:rFonts w:ascii="Times New Roman" w:hAnsi="Times New Roman"/>
        </w:rPr>
        <w:t>Aquatic Warbler, conservation management, extinction risk, habitat restoration, population viability analysis, translocation</w:t>
      </w:r>
      <w:r>
        <w:rPr>
          <w:rFonts w:ascii="Calibri" w:hAnsi="Calibri" w:cs="Calibri"/>
          <w:b/>
          <w:sz w:val="20"/>
        </w:rPr>
        <w:t xml:space="preserve"> </w:t>
      </w:r>
    </w:p>
    <w:p w14:paraId="5E5D6332" w14:textId="77777777" w:rsidR="00FE7496" w:rsidRDefault="00FE7496">
      <w:pPr>
        <w:spacing w:after="0" w:line="360" w:lineRule="auto"/>
        <w:rPr>
          <w:rFonts w:ascii="Times New Roman" w:hAnsi="Times New Roman"/>
          <w:b/>
        </w:rPr>
      </w:pPr>
    </w:p>
    <w:p w14:paraId="3FB355D2" w14:textId="77777777" w:rsidR="00FE7496" w:rsidRDefault="00FE7496">
      <w:pPr>
        <w:spacing w:after="0" w:line="360" w:lineRule="auto"/>
        <w:rPr>
          <w:rFonts w:ascii="Times New Roman" w:hAnsi="Times New Roman"/>
          <w:b/>
        </w:rPr>
      </w:pPr>
    </w:p>
    <w:p w14:paraId="5DF03F44" w14:textId="77777777" w:rsidR="00FE7496" w:rsidRDefault="00FE7496">
      <w:pPr>
        <w:spacing w:after="0" w:line="360" w:lineRule="auto"/>
        <w:rPr>
          <w:rFonts w:ascii="Times New Roman" w:hAnsi="Times New Roman"/>
          <w:bCs/>
        </w:rPr>
      </w:pPr>
      <w:r>
        <w:rPr>
          <w:rFonts w:ascii="Times New Roman" w:hAnsi="Times New Roman"/>
          <w:b/>
        </w:rPr>
        <w:t>Acknowledgements</w:t>
      </w:r>
      <w:commentRangeStart w:id="6"/>
      <w:commentRangeEnd w:id="6"/>
      <w:r>
        <w:rPr>
          <w:rFonts w:ascii="Times New Roman" w:hAnsi="Times New Roman"/>
          <w:b/>
        </w:rPr>
        <w:commentReference w:id="6"/>
      </w:r>
    </w:p>
    <w:p w14:paraId="64B7F5B5" w14:textId="77777777" w:rsidR="00FE7496" w:rsidRDefault="00FE7496" w:rsidP="00CF033C">
      <w:pPr>
        <w:spacing w:after="0" w:line="360" w:lineRule="auto"/>
        <w:rPr>
          <w:rFonts w:ascii="Times New Roman" w:hAnsi="Times New Roman"/>
          <w:b/>
        </w:rPr>
      </w:pPr>
      <w:r>
        <w:rPr>
          <w:rFonts w:ascii="Times New Roman" w:hAnsi="Times New Roman"/>
          <w:bCs/>
        </w:rPr>
        <w:t xml:space="preserve">We thank numerous enthusiastic volunteers for counting Aquatic Warblers in </w:t>
      </w:r>
      <w:smartTag w:uri="urn:schemas-microsoft-com:office:smarttags" w:element="country-region">
        <w:r>
          <w:rPr>
            <w:rFonts w:ascii="Times New Roman" w:hAnsi="Times New Roman"/>
            <w:bCs/>
          </w:rPr>
          <w:t>Germany</w:t>
        </w:r>
      </w:smartTag>
      <w:r>
        <w:rPr>
          <w:rFonts w:ascii="Times New Roman" w:hAnsi="Times New Roman"/>
          <w:bCs/>
        </w:rPr>
        <w:t xml:space="preserve"> and </w:t>
      </w:r>
      <w:smartTag w:uri="urn:schemas-microsoft-com:office:smarttags" w:element="place">
        <w:smartTag w:uri="urn:schemas-microsoft-com:office:smarttags" w:element="country-region">
          <w:r>
            <w:rPr>
              <w:rFonts w:ascii="Times New Roman" w:hAnsi="Times New Roman"/>
              <w:bCs/>
            </w:rPr>
            <w:t>Poland</w:t>
          </w:r>
        </w:smartTag>
      </w:smartTag>
      <w:r>
        <w:rPr>
          <w:rFonts w:ascii="Times New Roman" w:hAnsi="Times New Roman"/>
          <w:bCs/>
        </w:rPr>
        <w:t xml:space="preserve"> between 1993 and 2023 and Jochen Bellebaum and Krzysztof Stasiak for providing compiled count data of the Pomeranian population. We are also grateful to Vitali Yakovich, </w:t>
      </w:r>
      <w:r>
        <w:rPr>
          <w:rFonts w:ascii="Times New Roman" w:hAnsi="Times New Roman"/>
          <w:bCs/>
          <w:shd w:val="clear" w:color="auto" w:fill="FFFF00"/>
        </w:rPr>
        <w:t>xx</w:t>
      </w:r>
      <w:r>
        <w:rPr>
          <w:rFonts w:ascii="Times New Roman" w:hAnsi="Times New Roman"/>
          <w:bCs/>
        </w:rPr>
        <w:t xml:space="preserve"> and the whole team of Baltic Environmental Forum for their enormous effort during the pilot translocation study in </w:t>
      </w:r>
      <w:smartTag w:uri="urn:schemas-microsoft-com:office:smarttags" w:element="place">
        <w:smartTag w:uri="urn:schemas-microsoft-com:office:smarttags" w:element="country-region">
          <w:r>
            <w:rPr>
              <w:rFonts w:ascii="Times New Roman" w:hAnsi="Times New Roman"/>
              <w:bCs/>
            </w:rPr>
            <w:t>Lithuania</w:t>
          </w:r>
        </w:smartTag>
      </w:smartTag>
      <w:r>
        <w:rPr>
          <w:rFonts w:ascii="Times New Roman" w:hAnsi="Times New Roman"/>
          <w:bCs/>
        </w:rPr>
        <w:t>.</w:t>
      </w:r>
    </w:p>
    <w:p w14:paraId="005A1113" w14:textId="77777777" w:rsidR="00FE7496" w:rsidRDefault="00FE7496">
      <w:pPr>
        <w:spacing w:after="0" w:line="360" w:lineRule="auto"/>
        <w:rPr>
          <w:rFonts w:ascii="Times New Roman" w:hAnsi="Times New Roman"/>
          <w:b/>
        </w:rPr>
      </w:pPr>
    </w:p>
    <w:p w14:paraId="1A4DC418" w14:textId="77777777" w:rsidR="00FE7496" w:rsidRDefault="00FE7496">
      <w:pPr>
        <w:spacing w:after="0" w:line="360" w:lineRule="auto"/>
        <w:rPr>
          <w:rFonts w:ascii="Times New Roman" w:hAnsi="Times New Roman"/>
          <w:b/>
        </w:rPr>
      </w:pPr>
    </w:p>
    <w:p w14:paraId="34689D6B" w14:textId="77777777" w:rsidR="00FE7496" w:rsidRDefault="00FE7496">
      <w:pPr>
        <w:spacing w:after="0" w:line="360" w:lineRule="auto"/>
        <w:rPr>
          <w:rFonts w:ascii="Times New Roman" w:hAnsi="Times New Roman"/>
          <w:b/>
        </w:rPr>
      </w:pPr>
    </w:p>
    <w:p w14:paraId="2C6BEBC5" w14:textId="77777777" w:rsidR="00FE7496" w:rsidRDefault="00FE7496">
      <w:pPr>
        <w:spacing w:after="0" w:line="360" w:lineRule="auto"/>
        <w:rPr>
          <w:rFonts w:ascii="Times New Roman" w:hAnsi="Times New Roman"/>
          <w:b/>
        </w:rPr>
      </w:pPr>
    </w:p>
    <w:p w14:paraId="43409EB6" w14:textId="77777777" w:rsidR="00FE7496" w:rsidRDefault="00FE7496">
      <w:pPr>
        <w:spacing w:after="0" w:line="360" w:lineRule="auto"/>
        <w:rPr>
          <w:rFonts w:ascii="Times New Roman" w:hAnsi="Times New Roman"/>
          <w:b/>
        </w:rPr>
      </w:pPr>
    </w:p>
    <w:p w14:paraId="21158429" w14:textId="77777777" w:rsidR="00FE7496" w:rsidRDefault="00FE7496">
      <w:pPr>
        <w:spacing w:after="0" w:line="360" w:lineRule="auto"/>
        <w:rPr>
          <w:rFonts w:ascii="Times New Roman" w:hAnsi="Times New Roman"/>
          <w:b/>
          <w:bCs/>
        </w:rPr>
      </w:pPr>
      <w:r>
        <w:rPr>
          <w:rFonts w:ascii="Times New Roman" w:hAnsi="Times New Roman"/>
          <w:b/>
        </w:rPr>
        <w:lastRenderedPageBreak/>
        <w:t>Authors contribution</w:t>
      </w:r>
      <w:commentRangeStart w:id="7"/>
      <w:commentRangeEnd w:id="7"/>
      <w:r>
        <w:rPr>
          <w:rFonts w:ascii="Times New Roman" w:hAnsi="Times New Roman"/>
          <w:b/>
        </w:rPr>
        <w:commentReference w:id="7"/>
      </w:r>
    </w:p>
    <w:p w14:paraId="517BDCC7" w14:textId="77777777" w:rsidR="00FE7496" w:rsidRDefault="00FE7496">
      <w:pPr>
        <w:spacing w:after="0" w:line="360" w:lineRule="auto"/>
        <w:rPr>
          <w:rFonts w:ascii="Times New Roman" w:hAnsi="Times New Roman"/>
          <w:b/>
        </w:rPr>
      </w:pPr>
      <w:r>
        <w:rPr>
          <w:rFonts w:ascii="Times New Roman" w:hAnsi="Times New Roman"/>
          <w:b/>
          <w:bCs/>
        </w:rPr>
        <w:t>Susanne Arbeiter</w:t>
      </w:r>
      <w:r>
        <w:rPr>
          <w:rFonts w:ascii="Times New Roman" w:hAnsi="Times New Roman"/>
        </w:rPr>
        <w:t xml:space="preserve">: Conceptualization, Methodology, Validation, Visualization, Writing – original draft, Writing – review &amp; editing, </w:t>
      </w:r>
      <w:r>
        <w:rPr>
          <w:rFonts w:ascii="Times New Roman" w:hAnsi="Times New Roman"/>
          <w:b/>
          <w:bCs/>
        </w:rPr>
        <w:t>Žymantas Morkvėnas</w:t>
      </w:r>
      <w:r>
        <w:rPr>
          <w:rFonts w:ascii="Times New Roman" w:hAnsi="Times New Roman"/>
        </w:rPr>
        <w:t xml:space="preserve">: Data curation, Funding acquisition, Writing – review &amp; editing, </w:t>
      </w:r>
      <w:r>
        <w:rPr>
          <w:rFonts w:ascii="Times New Roman" w:hAnsi="Times New Roman"/>
          <w:b/>
          <w:bCs/>
        </w:rPr>
        <w:t>Jaume A. Badia-Boher</w:t>
      </w:r>
      <w:r>
        <w:rPr>
          <w:rFonts w:ascii="Times New Roman" w:hAnsi="Times New Roman"/>
        </w:rPr>
        <w:t xml:space="preserve">: Conceptualization, Methodology, Formal analysis, Validation, Writing – original draft, Writing – review &amp; editing, </w:t>
      </w:r>
      <w:r>
        <w:rPr>
          <w:rFonts w:ascii="Times New Roman" w:hAnsi="Times New Roman"/>
          <w:b/>
          <w:bCs/>
        </w:rPr>
        <w:t>Steffen Oppel</w:t>
      </w:r>
      <w:r>
        <w:rPr>
          <w:rFonts w:ascii="Times New Roman" w:hAnsi="Times New Roman"/>
        </w:rPr>
        <w:t>: Conceptualization, Methodology, Formal analysis, Validation, Writing – original draft, Writing – review &amp; editing</w:t>
      </w:r>
    </w:p>
    <w:p w14:paraId="17D1ADDD" w14:textId="77777777" w:rsidR="00FE7496" w:rsidRDefault="00FE7496">
      <w:pPr>
        <w:spacing w:after="0" w:line="360" w:lineRule="auto"/>
        <w:rPr>
          <w:rFonts w:ascii="Times New Roman" w:hAnsi="Times New Roman"/>
          <w:b/>
        </w:rPr>
      </w:pPr>
    </w:p>
    <w:p w14:paraId="6207BC84" w14:textId="77777777" w:rsidR="00FE7496" w:rsidRDefault="00FE7496">
      <w:pPr>
        <w:spacing w:after="0" w:line="360" w:lineRule="auto"/>
        <w:rPr>
          <w:rFonts w:ascii="Times New Roman" w:hAnsi="Times New Roman"/>
          <w:b/>
        </w:rPr>
      </w:pPr>
    </w:p>
    <w:p w14:paraId="5DD80DDC" w14:textId="77777777" w:rsidR="00FE7496" w:rsidRDefault="00FE7496">
      <w:pPr>
        <w:spacing w:after="0" w:line="360" w:lineRule="auto"/>
        <w:rPr>
          <w:rFonts w:ascii="Times New Roman" w:hAnsi="Times New Roman"/>
        </w:rPr>
      </w:pPr>
      <w:r>
        <w:rPr>
          <w:rFonts w:ascii="Times New Roman" w:hAnsi="Times New Roman"/>
          <w:b/>
          <w:bCs/>
        </w:rPr>
        <w:t>Funding sources</w:t>
      </w:r>
    </w:p>
    <w:p w14:paraId="44989F11" w14:textId="77777777" w:rsidR="00FE7496" w:rsidRDefault="00FE7496">
      <w:pPr>
        <w:spacing w:after="0" w:line="360" w:lineRule="auto"/>
        <w:rPr>
          <w:rFonts w:ascii="Times New Roman" w:hAnsi="Times New Roman"/>
          <w:b/>
          <w:sz w:val="28"/>
        </w:rPr>
      </w:pPr>
      <w:r>
        <w:rPr>
          <w:rFonts w:ascii="Times New Roman" w:hAnsi="Times New Roman"/>
        </w:rPr>
        <w:t>This study was co-financed by the EU LIFE program within the project “Conservation of Europe's Rarest Continental Passerine: A Transboundary Initiative for Aquatic Warbler Population Recovery” (LIFE23-NAT-LT-LIFE4AquaticWarbler/101148281).</w:t>
      </w:r>
    </w:p>
    <w:p w14:paraId="2E1B2977" w14:textId="77777777" w:rsidR="00FE7496" w:rsidRDefault="00FE7496">
      <w:pPr>
        <w:spacing w:after="0" w:line="360" w:lineRule="auto"/>
        <w:rPr>
          <w:rFonts w:ascii="Times New Roman" w:hAnsi="Times New Roman"/>
          <w:b/>
          <w:sz w:val="28"/>
        </w:rPr>
      </w:pPr>
    </w:p>
    <w:p w14:paraId="63128F59" w14:textId="77777777" w:rsidR="00FE7496" w:rsidRDefault="00FE7496">
      <w:pPr>
        <w:spacing w:after="0" w:line="360" w:lineRule="auto"/>
        <w:rPr>
          <w:rFonts w:ascii="Times New Roman" w:hAnsi="Times New Roman"/>
          <w:b/>
          <w:sz w:val="28"/>
        </w:rPr>
      </w:pPr>
    </w:p>
    <w:p w14:paraId="5A12305B" w14:textId="77777777" w:rsidR="00FE7496" w:rsidRDefault="00FE7496">
      <w:pPr>
        <w:spacing w:after="0" w:line="360" w:lineRule="auto"/>
        <w:rPr>
          <w:rFonts w:ascii="Times New Roman" w:hAnsi="Times New Roman"/>
        </w:rPr>
      </w:pPr>
      <w:commentRangeStart w:id="8"/>
      <w:r>
        <w:rPr>
          <w:rFonts w:ascii="Times New Roman" w:hAnsi="Times New Roman"/>
          <w:b/>
        </w:rPr>
        <w:t>Highlights</w:t>
      </w:r>
      <w:commentRangeEnd w:id="8"/>
      <w:r>
        <w:rPr>
          <w:rStyle w:val="CommentReference"/>
          <w:szCs w:val="20"/>
        </w:rPr>
        <w:commentReference w:id="8"/>
      </w:r>
    </w:p>
    <w:p w14:paraId="06D609E6" w14:textId="77777777" w:rsidR="00FE7496" w:rsidRDefault="00FE7496">
      <w:pPr>
        <w:numPr>
          <w:ilvl w:val="0"/>
          <w:numId w:val="2"/>
        </w:numPr>
        <w:spacing w:after="0" w:line="360" w:lineRule="auto"/>
        <w:rPr>
          <w:rFonts w:ascii="Times New Roman" w:hAnsi="Times New Roman"/>
        </w:rPr>
      </w:pPr>
      <w:r>
        <w:rPr>
          <w:rFonts w:ascii="Times New Roman" w:hAnsi="Times New Roman"/>
        </w:rPr>
        <w:t>Prevention of second broods by mowing contributed to the past population decline</w:t>
      </w:r>
    </w:p>
    <w:p w14:paraId="5C46732D" w14:textId="06DCA075" w:rsidR="00FE7496" w:rsidRDefault="00FE7496" w:rsidP="008A7997">
      <w:pPr>
        <w:numPr>
          <w:ilvl w:val="0"/>
          <w:numId w:val="2"/>
        </w:numPr>
        <w:spacing w:after="0" w:line="360" w:lineRule="auto"/>
        <w:rPr>
          <w:rFonts w:ascii="Times New Roman" w:hAnsi="Times New Roman"/>
        </w:rPr>
      </w:pPr>
      <w:r>
        <w:rPr>
          <w:rFonts w:ascii="Times New Roman" w:hAnsi="Times New Roman"/>
        </w:rPr>
        <w:t xml:space="preserve">Reinforcement without improving survival is </w:t>
      </w:r>
      <w:del w:id="9" w:author="Susanne" w:date="2025-03-17T16:08:00Z">
        <w:r w:rsidDel="008A7997">
          <w:rPr>
            <w:rFonts w:ascii="Times New Roman" w:hAnsi="Times New Roman"/>
          </w:rPr>
          <w:delText xml:space="preserve">insufficient </w:delText>
        </w:r>
      </w:del>
      <w:ins w:id="10" w:author="Susanne" w:date="2025-03-17T16:08:00Z">
        <w:r>
          <w:rPr>
            <w:rFonts w:ascii="Times New Roman" w:hAnsi="Times New Roman"/>
          </w:rPr>
          <w:t>un</w:t>
        </w:r>
        <w:del w:id="11" w:author="Steffen Oppel" w:date="2025-03-20T10:58:00Z" w16du:dateUtc="2025-03-20T09:58:00Z">
          <w:r w:rsidDel="007C1D14">
            <w:rPr>
              <w:rFonts w:ascii="Times New Roman" w:hAnsi="Times New Roman"/>
            </w:rPr>
            <w:delText>able</w:delText>
          </w:r>
        </w:del>
      </w:ins>
      <w:ins w:id="12" w:author="Steffen Oppel" w:date="2025-03-20T10:58:00Z" w16du:dateUtc="2025-03-20T09:58:00Z">
        <w:r w:rsidR="007C1D14">
          <w:rPr>
            <w:rFonts w:ascii="Times New Roman" w:hAnsi="Times New Roman"/>
          </w:rPr>
          <w:t>likely</w:t>
        </w:r>
      </w:ins>
      <w:ins w:id="13" w:author="Susanne" w:date="2025-03-17T16:08:00Z">
        <w:r>
          <w:rPr>
            <w:rFonts w:ascii="Times New Roman" w:hAnsi="Times New Roman"/>
          </w:rPr>
          <w:t xml:space="preserve"> </w:t>
        </w:r>
      </w:ins>
      <w:r>
        <w:rPr>
          <w:rFonts w:ascii="Times New Roman" w:hAnsi="Times New Roman"/>
        </w:rPr>
        <w:t>to establish a viable population</w:t>
      </w:r>
    </w:p>
    <w:p w14:paraId="15BD6F26" w14:textId="77777777" w:rsidR="00FE7496" w:rsidRDefault="00FE7496" w:rsidP="00E82D49">
      <w:pPr>
        <w:numPr>
          <w:ilvl w:val="0"/>
          <w:numId w:val="2"/>
        </w:numPr>
        <w:spacing w:after="0" w:line="360" w:lineRule="auto"/>
        <w:rPr>
          <w:rFonts w:ascii="Times New Roman" w:hAnsi="Times New Roman"/>
        </w:rPr>
      </w:pPr>
      <w:r>
        <w:rPr>
          <w:rFonts w:ascii="Times New Roman" w:hAnsi="Times New Roman"/>
        </w:rPr>
        <w:t>With improved survival breeding habitat becomes limiting factor</w:t>
      </w:r>
    </w:p>
    <w:p w14:paraId="1F5DCA91" w14:textId="77777777" w:rsidR="00FE7496" w:rsidRDefault="00FE7496" w:rsidP="00E82D49">
      <w:pPr>
        <w:numPr>
          <w:ilvl w:val="0"/>
          <w:numId w:val="2"/>
        </w:numPr>
        <w:spacing w:after="0" w:line="360" w:lineRule="auto"/>
        <w:rPr>
          <w:rFonts w:ascii="Times New Roman" w:hAnsi="Times New Roman"/>
        </w:rPr>
      </w:pPr>
      <w:r>
        <w:rPr>
          <w:rFonts w:ascii="Times New Roman" w:hAnsi="Times New Roman"/>
        </w:rPr>
        <w:t>Restoration required to provide at least 1000 ha of suitable breeding habitat</w:t>
      </w:r>
    </w:p>
    <w:p w14:paraId="6C30D445" w14:textId="77777777" w:rsidR="00FE7496" w:rsidRDefault="00FE7496">
      <w:pPr>
        <w:numPr>
          <w:ilvl w:val="0"/>
          <w:numId w:val="2"/>
        </w:numPr>
        <w:spacing w:after="0" w:line="360" w:lineRule="auto"/>
        <w:rPr>
          <w:rFonts w:ascii="Times New Roman" w:hAnsi="Times New Roman"/>
          <w:b/>
        </w:rPr>
      </w:pPr>
      <w:r>
        <w:rPr>
          <w:rFonts w:ascii="Times New Roman" w:hAnsi="Times New Roman"/>
        </w:rPr>
        <w:t xml:space="preserve">Conservation along the whole flyway is needed to increase annual survival </w:t>
      </w:r>
    </w:p>
    <w:p w14:paraId="284C52BB" w14:textId="77777777" w:rsidR="00FE7496" w:rsidRDefault="00FE7496">
      <w:pPr>
        <w:spacing w:after="0" w:line="480" w:lineRule="auto"/>
        <w:rPr>
          <w:rFonts w:ascii="Times New Roman" w:hAnsi="Times New Roman"/>
          <w:b/>
        </w:rPr>
      </w:pPr>
    </w:p>
    <w:p w14:paraId="130E868F" w14:textId="77777777" w:rsidR="00FE7496" w:rsidRDefault="00FE7496">
      <w:pPr>
        <w:spacing w:after="0" w:line="480" w:lineRule="auto"/>
        <w:rPr>
          <w:rFonts w:ascii="Times New Roman" w:hAnsi="Times New Roman"/>
          <w:b/>
        </w:rPr>
      </w:pPr>
    </w:p>
    <w:p w14:paraId="2F4CDF63" w14:textId="77777777" w:rsidR="00FE7496" w:rsidRDefault="00FE7496">
      <w:pPr>
        <w:spacing w:after="0" w:line="480" w:lineRule="auto"/>
        <w:rPr>
          <w:rFonts w:ascii="Times New Roman" w:hAnsi="Times New Roman"/>
          <w:b/>
        </w:rPr>
      </w:pPr>
    </w:p>
    <w:p w14:paraId="33229EB9" w14:textId="77777777" w:rsidR="00FE7496" w:rsidRDefault="00FE7496">
      <w:pPr>
        <w:spacing w:after="0" w:line="480" w:lineRule="auto"/>
        <w:rPr>
          <w:rFonts w:ascii="Times New Roman" w:hAnsi="Times New Roman"/>
          <w:b/>
        </w:rPr>
      </w:pPr>
    </w:p>
    <w:p w14:paraId="522FFD2B" w14:textId="77777777" w:rsidR="00FE7496" w:rsidRDefault="00FE7496">
      <w:pPr>
        <w:spacing w:after="0" w:line="480" w:lineRule="auto"/>
        <w:rPr>
          <w:rFonts w:ascii="Times New Roman" w:hAnsi="Times New Roman"/>
          <w:b/>
        </w:rPr>
      </w:pPr>
    </w:p>
    <w:p w14:paraId="16102BEC" w14:textId="77777777" w:rsidR="00FE7496" w:rsidRDefault="00FE7496">
      <w:pPr>
        <w:spacing w:after="0" w:line="480" w:lineRule="auto"/>
        <w:rPr>
          <w:rFonts w:ascii="Times New Roman" w:hAnsi="Times New Roman"/>
          <w:b/>
        </w:rPr>
      </w:pPr>
    </w:p>
    <w:p w14:paraId="0571B349" w14:textId="77777777" w:rsidR="00FE7496" w:rsidRDefault="00FE7496">
      <w:pPr>
        <w:spacing w:after="0" w:line="480" w:lineRule="auto"/>
        <w:rPr>
          <w:rFonts w:ascii="Times New Roman" w:hAnsi="Times New Roman"/>
          <w:b/>
        </w:rPr>
        <w:sectPr w:rsidR="00FE7496" w:rsidSect="003838B1">
          <w:pgSz w:w="12240" w:h="15840"/>
          <w:pgMar w:top="1417" w:right="1417" w:bottom="1134" w:left="1417" w:header="720" w:footer="720" w:gutter="0"/>
          <w:cols w:space="720"/>
          <w:docGrid w:linePitch="360" w:charSpace="-6145"/>
        </w:sectPr>
      </w:pPr>
    </w:p>
    <w:p w14:paraId="75F7B3FC" w14:textId="77777777" w:rsidR="00FE7496" w:rsidRDefault="00FE7496" w:rsidP="008A7997">
      <w:pPr>
        <w:spacing w:after="0" w:line="360" w:lineRule="auto"/>
        <w:rPr>
          <w:rFonts w:ascii="Times New Roman" w:hAnsi="Times New Roman"/>
        </w:rPr>
      </w:pPr>
      <w:r>
        <w:rPr>
          <w:rFonts w:ascii="Times New Roman" w:hAnsi="Times New Roman"/>
          <w:b/>
          <w:sz w:val="28"/>
        </w:rPr>
        <w:lastRenderedPageBreak/>
        <w:t xml:space="preserve">Reinforcement is not enough to </w:t>
      </w:r>
      <w:ins w:id="14" w:author="Susanne" w:date="2025-03-13T14:46:00Z">
        <w:r>
          <w:rPr>
            <w:rFonts w:ascii="Times New Roman" w:hAnsi="Times New Roman"/>
            <w:b/>
            <w:sz w:val="28"/>
          </w:rPr>
          <w:t>establish a viable</w:t>
        </w:r>
      </w:ins>
      <w:del w:id="15" w:author="Susanne" w:date="2025-03-13T14:46:00Z">
        <w:r w:rsidDel="003E0A90">
          <w:rPr>
            <w:rFonts w:ascii="Times New Roman" w:hAnsi="Times New Roman"/>
            <w:b/>
            <w:sz w:val="28"/>
          </w:rPr>
          <w:delText>stabilize</w:delText>
        </w:r>
      </w:del>
      <w:del w:id="16" w:author="Susanne" w:date="2025-03-13T14:47:00Z">
        <w:r w:rsidDel="003E0A90">
          <w:rPr>
            <w:rFonts w:ascii="Times New Roman" w:hAnsi="Times New Roman"/>
            <w:b/>
            <w:sz w:val="28"/>
          </w:rPr>
          <w:delText xml:space="preserve"> </w:delText>
        </w:r>
      </w:del>
      <w:del w:id="17" w:author="Susanne" w:date="2025-03-13T14:46:00Z">
        <w:r w:rsidDel="003E0A90">
          <w:rPr>
            <w:rFonts w:ascii="Times New Roman" w:hAnsi="Times New Roman"/>
            <w:b/>
            <w:sz w:val="28"/>
          </w:rPr>
          <w:delText>the</w:delText>
        </w:r>
      </w:del>
      <w:r>
        <w:rPr>
          <w:rFonts w:ascii="Times New Roman" w:hAnsi="Times New Roman"/>
          <w:b/>
          <w:sz w:val="28"/>
        </w:rPr>
        <w:t xml:space="preserve"> population of an endangered long-distance migrat</w:t>
      </w:r>
      <w:ins w:id="18" w:author="Susanne" w:date="2025-03-13T14:46:00Z">
        <w:r>
          <w:rPr>
            <w:rFonts w:ascii="Times New Roman" w:hAnsi="Times New Roman"/>
            <w:b/>
            <w:sz w:val="28"/>
          </w:rPr>
          <w:t>ory</w:t>
        </w:r>
      </w:ins>
      <w:del w:id="19" w:author="Susanne" w:date="2025-03-13T14:46:00Z">
        <w:r w:rsidDel="003E0A90">
          <w:rPr>
            <w:rFonts w:ascii="Times New Roman" w:hAnsi="Times New Roman"/>
            <w:b/>
            <w:sz w:val="28"/>
          </w:rPr>
          <w:delText>ing</w:delText>
        </w:r>
      </w:del>
      <w:r>
        <w:rPr>
          <w:rFonts w:ascii="Times New Roman" w:hAnsi="Times New Roman"/>
          <w:b/>
          <w:sz w:val="28"/>
        </w:rPr>
        <w:t xml:space="preserve"> passerine</w:t>
      </w:r>
    </w:p>
    <w:p w14:paraId="3AC0BACA" w14:textId="77777777" w:rsidR="00FE7496" w:rsidRDefault="00FE7496">
      <w:pPr>
        <w:spacing w:after="0" w:line="360" w:lineRule="auto"/>
        <w:rPr>
          <w:rFonts w:ascii="Times New Roman" w:hAnsi="Times New Roman"/>
          <w:b/>
          <w:sz w:val="28"/>
        </w:rPr>
      </w:pPr>
    </w:p>
    <w:p w14:paraId="0ECAB51F" w14:textId="77777777" w:rsidR="00FE7496" w:rsidRDefault="00FE7496">
      <w:pPr>
        <w:spacing w:after="0" w:line="480" w:lineRule="auto"/>
        <w:rPr>
          <w:rFonts w:ascii="Times New Roman" w:hAnsi="Times New Roman"/>
        </w:rPr>
      </w:pPr>
      <w:r>
        <w:rPr>
          <w:rFonts w:ascii="Times New Roman" w:hAnsi="Times New Roman"/>
          <w:b/>
        </w:rPr>
        <w:t>Abstract</w:t>
      </w:r>
    </w:p>
    <w:p w14:paraId="119322A8" w14:textId="77777777" w:rsidR="00FE7496" w:rsidRDefault="00FE7496" w:rsidP="00852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r>
        <w:rPr>
          <w:rFonts w:ascii="Times New Roman" w:hAnsi="Times New Roman"/>
        </w:rPr>
        <w:t xml:space="preserve">Population viability analysis is a valuable tool to guide the reinforcement of endangered bird species. In migrants, demographic data required for population projections are often deficient, making reinforcement outcomes challenging to predict. The globally threatened Aquatic Warbler </w:t>
      </w:r>
      <w:r>
        <w:rPr>
          <w:rFonts w:ascii="Times New Roman" w:hAnsi="Times New Roman"/>
          <w:i/>
          <w:iCs/>
        </w:rPr>
        <w:t>Acrocephalus paludicola</w:t>
      </w:r>
      <w:r>
        <w:rPr>
          <w:rFonts w:ascii="Times New Roman" w:hAnsi="Times New Roman"/>
        </w:rPr>
        <w:t xml:space="preserve"> is a long-distance migrat</w:t>
      </w:r>
      <w:ins w:id="20" w:author="Susanne" w:date="2025-03-17T09:16:00Z">
        <w:r>
          <w:rPr>
            <w:rFonts w:ascii="Times New Roman" w:hAnsi="Times New Roman"/>
          </w:rPr>
          <w:t>ory</w:t>
        </w:r>
      </w:ins>
      <w:del w:id="21" w:author="Susanne" w:date="2025-03-17T09:16:00Z">
        <w:r w:rsidDel="00852714">
          <w:rPr>
            <w:rFonts w:ascii="Times New Roman" w:hAnsi="Times New Roman"/>
          </w:rPr>
          <w:delText>ing</w:delText>
        </w:r>
      </w:del>
      <w:r>
        <w:rPr>
          <w:rFonts w:ascii="Times New Roman" w:hAnsi="Times New Roman"/>
        </w:rPr>
        <w:t xml:space="preserve"> passerine that breeds in sedge fen mires in Central Europe and winters in sub-Saharan </w:t>
      </w:r>
      <w:smartTag w:uri="urn:schemas-microsoft-com:office:smarttags" w:element="place">
        <w:r>
          <w:rPr>
            <w:rFonts w:ascii="Times New Roman" w:hAnsi="Times New Roman"/>
          </w:rPr>
          <w:t>Africa</w:t>
        </w:r>
      </w:smartTag>
      <w:r>
        <w:rPr>
          <w:rFonts w:ascii="Times New Roman" w:hAnsi="Times New Roman"/>
        </w:rPr>
        <w:t xml:space="preserve">. Although conservation measures have stopped the decline in the core breeding sites, the westernmost breeding population in </w:t>
      </w:r>
      <w:smartTag w:uri="urn:schemas-microsoft-com:office:smarttags" w:element="place">
        <w:r>
          <w:rPr>
            <w:rFonts w:ascii="Times New Roman" w:hAnsi="Times New Roman"/>
          </w:rPr>
          <w:t>Europe</w:t>
        </w:r>
      </w:smartTag>
      <w:r>
        <w:rPr>
          <w:rFonts w:ascii="Times New Roman" w:hAnsi="Times New Roman"/>
        </w:rPr>
        <w:t xml:space="preserve"> (Pomeranian population) is currently threatened with extinction. In this study, we combined integrated population models with population viability analyses to determine the demographic parameters that contributed to the past decline and to reveal the reinforcement and management required for achieving a stable population in the future. The prevention of second broods due to habitat loss and mowing during the breeding season could adequately explain the decline of the Pomeranian population. </w:t>
      </w:r>
      <w:ins w:id="22" w:author="Steffen Oppel" w:date="2025-02-25T06:58:00Z">
        <w:r>
          <w:rPr>
            <w:rFonts w:ascii="Times New Roman" w:hAnsi="Times New Roman"/>
          </w:rPr>
          <w:t xml:space="preserve">To </w:t>
        </w:r>
        <w:del w:id="23" w:author="Susanne" w:date="2025-03-11T11:42:00Z">
          <w:r w:rsidDel="00C74DDA">
            <w:rPr>
              <w:rFonts w:ascii="Times New Roman" w:hAnsi="Times New Roman"/>
            </w:rPr>
            <w:delText>achieve</w:delText>
          </w:r>
        </w:del>
      </w:ins>
      <w:ins w:id="24" w:author="Susanne" w:date="2025-03-11T11:42:00Z">
        <w:r>
          <w:rPr>
            <w:rFonts w:ascii="Times New Roman" w:hAnsi="Times New Roman"/>
          </w:rPr>
          <w:t xml:space="preserve">establish a </w:t>
        </w:r>
      </w:ins>
      <w:ins w:id="25" w:author="Susanne" w:date="2025-03-17T09:11:00Z">
        <w:r>
          <w:rPr>
            <w:rFonts w:ascii="Times New Roman" w:hAnsi="Times New Roman"/>
          </w:rPr>
          <w:t>viable</w:t>
        </w:r>
      </w:ins>
      <w:ins w:id="26" w:author="Steffen Oppel" w:date="2025-02-25T06:58:00Z">
        <w:r>
          <w:rPr>
            <w:rFonts w:ascii="Times New Roman" w:hAnsi="Times New Roman"/>
          </w:rPr>
          <w:t xml:space="preserve"> population</w:t>
        </w:r>
        <w:del w:id="27" w:author="Susanne" w:date="2025-03-11T11:42:00Z">
          <w:r w:rsidDel="00C74DDA">
            <w:rPr>
              <w:rFonts w:ascii="Times New Roman" w:hAnsi="Times New Roman"/>
            </w:rPr>
            <w:delText xml:space="preserve"> stability</w:delText>
          </w:r>
        </w:del>
        <w:r>
          <w:rPr>
            <w:rFonts w:ascii="Times New Roman" w:hAnsi="Times New Roman"/>
          </w:rPr>
          <w:t>, management</w:t>
        </w:r>
      </w:ins>
      <w:r>
        <w:rPr>
          <w:rFonts w:ascii="Times New Roman" w:hAnsi="Times New Roman"/>
        </w:rPr>
        <w:t xml:space="preserve"> that allows second broods still requires </w:t>
      </w:r>
      <w:ins w:id="28" w:author="Susanne" w:date="2025-03-17T09:14:00Z">
        <w:r>
          <w:rPr>
            <w:rFonts w:ascii="Times New Roman" w:hAnsi="Times New Roman"/>
          </w:rPr>
          <w:t xml:space="preserve">the </w:t>
        </w:r>
      </w:ins>
      <w:ins w:id="29" w:author="Susanne" w:date="2025-03-11T11:36:00Z">
        <w:r>
          <w:rPr>
            <w:rFonts w:ascii="Times New Roman" w:hAnsi="Times New Roman"/>
          </w:rPr>
          <w:t xml:space="preserve">restoration of </w:t>
        </w:r>
      </w:ins>
      <w:r>
        <w:rPr>
          <w:rFonts w:ascii="Times New Roman" w:hAnsi="Times New Roman"/>
        </w:rPr>
        <w:t xml:space="preserve">available breeding </w:t>
      </w:r>
      <w:del w:id="30" w:author="Susanne" w:date="2025-03-11T11:36:00Z">
        <w:r w:rsidDel="00AB61E0">
          <w:rPr>
            <w:rFonts w:ascii="Times New Roman" w:hAnsi="Times New Roman"/>
          </w:rPr>
          <w:delText>area</w:delText>
        </w:r>
      </w:del>
      <w:ins w:id="31" w:author="Susanne" w:date="2025-03-11T11:36:00Z">
        <w:r>
          <w:rPr>
            <w:rFonts w:ascii="Times New Roman" w:hAnsi="Times New Roman"/>
          </w:rPr>
          <w:t>habitat</w:t>
        </w:r>
      </w:ins>
      <w:r>
        <w:rPr>
          <w:rFonts w:ascii="Times New Roman" w:hAnsi="Times New Roman"/>
        </w:rPr>
        <w:t xml:space="preserve"> (&gt; 1000 ha)</w:t>
      </w:r>
      <w:ins w:id="32" w:author="Susanne" w:date="2025-03-17T09:14:00Z">
        <w:r>
          <w:rPr>
            <w:rFonts w:ascii="Times New Roman" w:hAnsi="Times New Roman"/>
          </w:rPr>
          <w:t>,</w:t>
        </w:r>
      </w:ins>
      <w:r>
        <w:rPr>
          <w:rFonts w:ascii="Times New Roman" w:hAnsi="Times New Roman"/>
        </w:rPr>
        <w:t xml:space="preserve"> </w:t>
      </w:r>
      <w:ins w:id="33" w:author="Susanne" w:date="2025-03-17T09:13:00Z">
        <w:r>
          <w:rPr>
            <w:rFonts w:ascii="Times New Roman" w:hAnsi="Times New Roman"/>
          </w:rPr>
          <w:t xml:space="preserve">an increase in annual survival probability </w:t>
        </w:r>
      </w:ins>
      <w:del w:id="34" w:author="Susanne" w:date="2025-03-11T11:36:00Z">
        <w:r w:rsidDel="00AB61E0">
          <w:rPr>
            <w:rFonts w:ascii="Times New Roman" w:hAnsi="Times New Roman"/>
          </w:rPr>
          <w:delText xml:space="preserve">by habitat restoration </w:delText>
        </w:r>
      </w:del>
      <w:r>
        <w:rPr>
          <w:rFonts w:ascii="Times New Roman" w:hAnsi="Times New Roman"/>
        </w:rPr>
        <w:t xml:space="preserve">and </w:t>
      </w:r>
      <w:ins w:id="35" w:author="Steffen Oppel" w:date="2025-02-25T06:56:00Z">
        <w:r>
          <w:rPr>
            <w:rFonts w:ascii="Times New Roman" w:hAnsi="Times New Roman"/>
          </w:rPr>
          <w:t>several years of</w:t>
        </w:r>
      </w:ins>
      <w:r>
        <w:rPr>
          <w:rFonts w:ascii="Times New Roman" w:hAnsi="Times New Roman"/>
        </w:rPr>
        <w:t xml:space="preserve"> releases of juveniles translocated from the core breeding area. Without an improvement in survival, populations may decline after releases end, </w:t>
      </w:r>
      <w:commentRangeStart w:id="36"/>
      <w:commentRangeEnd w:id="36"/>
      <w:r>
        <w:rPr>
          <w:rFonts w:ascii="Times New Roman" w:hAnsi="Times New Roman"/>
        </w:rPr>
        <w:commentReference w:id="36"/>
      </w:r>
      <w:ins w:id="37" w:author="Steffen Oppel" w:date="2025-02-25T06:59:00Z">
        <w:r>
          <w:rPr>
            <w:rFonts w:ascii="Times New Roman" w:hAnsi="Times New Roman"/>
          </w:rPr>
          <w:t xml:space="preserve">but </w:t>
        </w:r>
      </w:ins>
      <w:ins w:id="38" w:author="Susanne" w:date="2025-03-11T11:43:00Z">
        <w:r>
          <w:rPr>
            <w:rFonts w:ascii="Times New Roman" w:hAnsi="Times New Roman"/>
          </w:rPr>
          <w:t xml:space="preserve">projections </w:t>
        </w:r>
      </w:ins>
      <w:ins w:id="39" w:author="Susanne" w:date="2025-03-17T09:18:00Z">
        <w:r>
          <w:rPr>
            <w:rFonts w:ascii="Times New Roman" w:hAnsi="Times New Roman"/>
          </w:rPr>
          <w:t>underlie</w:t>
        </w:r>
      </w:ins>
      <w:ins w:id="40" w:author="Steffen Oppel" w:date="2025-02-25T06:59:00Z">
        <w:del w:id="41" w:author="Susanne" w:date="2025-03-11T11:43:00Z">
          <w:r w:rsidDel="00C74DDA">
            <w:rPr>
              <w:rFonts w:ascii="Times New Roman" w:hAnsi="Times New Roman"/>
            </w:rPr>
            <w:delText>due t</w:delText>
          </w:r>
        </w:del>
      </w:ins>
      <w:ins w:id="42" w:author="Steffen Oppel" w:date="2025-02-25T07:00:00Z">
        <w:del w:id="43" w:author="Susanne" w:date="2025-03-11T11:43:00Z">
          <w:r w:rsidDel="00C74DDA">
            <w:rPr>
              <w:rFonts w:ascii="Times New Roman" w:hAnsi="Times New Roman"/>
            </w:rPr>
            <w:delText>o</w:delText>
          </w:r>
        </w:del>
        <w:r>
          <w:rPr>
            <w:rFonts w:ascii="Times New Roman" w:hAnsi="Times New Roman"/>
          </w:rPr>
          <w:t xml:space="preserve"> large uncertaint</w:t>
        </w:r>
      </w:ins>
      <w:ins w:id="44" w:author="Susanne" w:date="2025-03-11T11:44:00Z">
        <w:r>
          <w:rPr>
            <w:rFonts w:ascii="Times New Roman" w:hAnsi="Times New Roman"/>
          </w:rPr>
          <w:t>ies</w:t>
        </w:r>
      </w:ins>
      <w:ins w:id="45" w:author="Steffen Oppel" w:date="2025-02-25T07:00:00Z">
        <w:r>
          <w:rPr>
            <w:rFonts w:ascii="Times New Roman" w:hAnsi="Times New Roman"/>
          </w:rPr>
          <w:t xml:space="preserve"> in spatial dispersal and recruitment processes</w:t>
        </w:r>
        <w:del w:id="46" w:author="Susanne" w:date="2025-03-11T11:44:00Z">
          <w:r w:rsidDel="00C74DDA">
            <w:rPr>
              <w:rFonts w:ascii="Times New Roman" w:hAnsi="Times New Roman"/>
            </w:rPr>
            <w:delText>, outcomes are challenging to predict</w:delText>
          </w:r>
        </w:del>
      </w:ins>
      <w:r>
        <w:rPr>
          <w:rFonts w:ascii="Times New Roman" w:hAnsi="Times New Roman"/>
        </w:rPr>
        <w:t>. In long-distance migrants, most causes for mortality are found outside the breeding area. Therefore, simultaneous conservation actions along the whole flyway will likely increase the success of Aquatic Warbler population recovery more effectively than measures implemented at single breeding sites.</w:t>
      </w:r>
    </w:p>
    <w:p w14:paraId="54A549F1" w14:textId="77777777" w:rsidR="00FE7496" w:rsidRDefault="00FE7496" w:rsidP="00852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b/>
        </w:rPr>
      </w:pPr>
    </w:p>
    <w:p w14:paraId="64128441" w14:textId="77777777" w:rsidR="00FE7496" w:rsidRDefault="00FE7496">
      <w:pPr>
        <w:spacing w:after="0" w:line="480" w:lineRule="auto"/>
        <w:rPr>
          <w:rFonts w:ascii="Times New Roman" w:hAnsi="Times New Roman"/>
        </w:rPr>
      </w:pPr>
      <w:r>
        <w:rPr>
          <w:rFonts w:ascii="Times New Roman" w:hAnsi="Times New Roman"/>
          <w:b/>
        </w:rPr>
        <w:t>1. Introduction</w:t>
      </w:r>
    </w:p>
    <w:p w14:paraId="3568AC6C" w14:textId="77777777" w:rsidR="00FE7496" w:rsidRPr="00391AB0" w:rsidRDefault="00FE7496">
      <w:pPr>
        <w:spacing w:after="0" w:line="480" w:lineRule="auto"/>
        <w:jc w:val="both"/>
        <w:rPr>
          <w:rFonts w:ascii="Times New Roman" w:hAnsi="Times New Roman"/>
        </w:rPr>
      </w:pPr>
      <w:r w:rsidRPr="00391AB0">
        <w:rPr>
          <w:rFonts w:ascii="Times New Roman" w:hAnsi="Times New Roman"/>
        </w:rPr>
        <w:t>Worldwide, a growing number of vertebrate species are threatened with extinction (Munstermann et al., 2021). Anthropogenic pressure and climate change increase habitat loss and fragmentation, which accelerates the risk of population decreases (Dale, 2001; Lees et al., 2022). Conservationists are facing the challenge to effectively manage populations and halt ongoing declines (Bubac et al., 2019; Davis et al., 2023). For small and isolated populations, providing and maintaining suitable habitat is sometimes not sufficient to increase numbers again (Dale, 2001; Armstrong and Reynolds, 2011). Therefore, reinforcement by translocations or captive breeding is an increasingly applied conservation action to assist the population recovery of endangered species (IUCN/SSC 2013; Bubac et al., 2019).</w:t>
      </w:r>
    </w:p>
    <w:p w14:paraId="0BAB79EA" w14:textId="77777777" w:rsidR="00FE7496" w:rsidRPr="00391AB0" w:rsidRDefault="00FE7496">
      <w:pPr>
        <w:spacing w:after="0" w:line="480" w:lineRule="auto"/>
        <w:jc w:val="both"/>
        <w:rPr>
          <w:rFonts w:ascii="Times New Roman" w:hAnsi="Times New Roman"/>
        </w:rPr>
      </w:pPr>
      <w:r w:rsidRPr="00391AB0">
        <w:rPr>
          <w:rFonts w:ascii="Times New Roman" w:hAnsi="Times New Roman"/>
        </w:rPr>
        <w:t xml:space="preserve">Migratory species are more susceptible to population changes than residents and several </w:t>
      </w:r>
      <w:r w:rsidRPr="00391AB0">
        <w:rPr>
          <w:rStyle w:val="Emphasis"/>
          <w:rFonts w:ascii="Times New Roman" w:hAnsi="Times New Roman"/>
          <w:i w:val="0"/>
        </w:rPr>
        <w:t>Afro</w:t>
      </w:r>
      <w:r w:rsidRPr="00391AB0">
        <w:rPr>
          <w:rFonts w:ascii="Times New Roman" w:hAnsi="Times New Roman"/>
          <w:i/>
          <w:iCs/>
        </w:rPr>
        <w:t>-</w:t>
      </w:r>
      <w:r w:rsidRPr="00391AB0">
        <w:rPr>
          <w:rStyle w:val="Emphasis"/>
          <w:rFonts w:ascii="Times New Roman" w:hAnsi="Times New Roman"/>
          <w:i w:val="0"/>
        </w:rPr>
        <w:t>Palaearctic</w:t>
      </w:r>
      <w:r w:rsidRPr="00391AB0">
        <w:rPr>
          <w:rFonts w:ascii="Times New Roman" w:hAnsi="Times New Roman"/>
        </w:rPr>
        <w:t xml:space="preserve"> migrants have declined during the last decades (Vickery et al., 2014; Lees et al., 2022). Nevertheless, only few reinforcement projects have been directed at long-distance migrants (Pain et al., 2018; Oppel et al., 2021; Mayall et al., 2023). The implementation of effective conservation measures for long-distance migrants has to </w:t>
      </w:r>
      <w:bookmarkStart w:id="47" w:name="_Int_rveiGNYd"/>
      <w:r w:rsidRPr="00391AB0">
        <w:rPr>
          <w:rFonts w:ascii="Times New Roman" w:hAnsi="Times New Roman"/>
        </w:rPr>
        <w:t>take into account</w:t>
      </w:r>
      <w:bookmarkEnd w:id="47"/>
      <w:r w:rsidRPr="00391AB0">
        <w:rPr>
          <w:rFonts w:ascii="Times New Roman" w:hAnsi="Times New Roman"/>
        </w:rPr>
        <w:t xml:space="preserve"> that their lifecycle includes breeding sites, staging sites during migration and the wintering site, covering different climatic zones and habitats, which in turn are subject to variable threats and alterations (Vickery et al., 2014; Oppel et al., 2024). The habitat conditions at the breeding sites are often well studied, but most migrants spend more than 75% of the year at non-breeding sites, where conditions and parameters affecting survival are poorly understood (Halupka et al., 2017; Davis et al., 2023). Carryover effects that influence survival and reproduction will also impact reinforcement outcome (</w:t>
      </w:r>
      <w:r w:rsidRPr="00391AB0">
        <w:rPr>
          <w:rFonts w:ascii="Times New Roman" w:hAnsi="Times New Roman"/>
          <w:color w:val="000000"/>
        </w:rPr>
        <w:t>Finch et al., 2014</w:t>
      </w:r>
      <w:r w:rsidRPr="00391AB0">
        <w:rPr>
          <w:rFonts w:ascii="Times New Roman" w:hAnsi="Times New Roman"/>
        </w:rPr>
        <w:t xml:space="preserve">; Davis et al., 2023). </w:t>
      </w:r>
    </w:p>
    <w:p w14:paraId="4C70AED8" w14:textId="77777777" w:rsidR="00FE7496" w:rsidRPr="00391AB0" w:rsidRDefault="00FE7496" w:rsidP="0051283A">
      <w:pPr>
        <w:spacing w:after="0" w:line="480" w:lineRule="auto"/>
        <w:jc w:val="both"/>
        <w:rPr>
          <w:rFonts w:ascii="Times New Roman" w:hAnsi="Times New Roman"/>
        </w:rPr>
      </w:pPr>
      <w:r w:rsidRPr="00391AB0">
        <w:rPr>
          <w:rFonts w:ascii="Times New Roman" w:hAnsi="Times New Roman"/>
        </w:rPr>
        <w:lastRenderedPageBreak/>
        <w:t>To our knowledge, there has been no reinforcement approach for a long-distance migrat</w:t>
      </w:r>
      <w:r>
        <w:rPr>
          <w:rFonts w:ascii="Times New Roman" w:hAnsi="Times New Roman"/>
        </w:rPr>
        <w:t>ory</w:t>
      </w:r>
      <w:r w:rsidRPr="00391AB0">
        <w:rPr>
          <w:rFonts w:ascii="Times New Roman" w:hAnsi="Times New Roman"/>
        </w:rPr>
        <w:t xml:space="preserve"> passerine so far. Generally, high juvenile mortality and low levels of natal philopatry in long-distance migrat</w:t>
      </w:r>
      <w:r>
        <w:rPr>
          <w:rFonts w:ascii="Times New Roman" w:hAnsi="Times New Roman"/>
        </w:rPr>
        <w:t>ory</w:t>
      </w:r>
      <w:r w:rsidRPr="00391AB0">
        <w:rPr>
          <w:rFonts w:ascii="Times New Roman" w:hAnsi="Times New Roman"/>
        </w:rPr>
        <w:t xml:space="preserve"> passerines reduce recruitment and may impede the recovery of a population at a given release site (Weatherhead and Forbes, 1994; Imlay et al., 2010). Long durations of releases will be required to observe changes in population size to evaluate reinforcement success (Imlay et al., 2010). Additionally, due to low recapture probabilities in migrating passerines, data on survival and dispersal are often scarce making population development after translocations difficult to predict (Heinsohn et al., 2022).</w:t>
      </w:r>
    </w:p>
    <w:p w14:paraId="19F06E16" w14:textId="77777777" w:rsidR="00FE7496" w:rsidRPr="00391AB0" w:rsidRDefault="00FE7496">
      <w:pPr>
        <w:spacing w:after="0" w:line="480" w:lineRule="auto"/>
        <w:jc w:val="both"/>
        <w:rPr>
          <w:rFonts w:ascii="Times New Roman" w:hAnsi="Times New Roman"/>
        </w:rPr>
      </w:pPr>
      <w:r w:rsidRPr="00391AB0">
        <w:rPr>
          <w:rFonts w:ascii="Times New Roman" w:hAnsi="Times New Roman"/>
        </w:rPr>
        <w:t xml:space="preserve">Population viability analysis (PVA) is an important tool to guide the reinforcement of endangered bird species (Schaub et al., 2009; Armstrong and Reynolds, 2011; Heinsohn et al., 2022). PVA models simulate temporal changes in population size and estimate extinction probability incorporating demographic stochasticity and can also be used to predict reinforcement outcomes (Akçakaya and Sjogren-Gulve, 2000; Oppel et al., 2021). Because these models rely on demographic input data, availability and quality of vital parameters are crucial for estimating future population size. However, data on survival and reproductive output are often deficient in threatened species (Heinsohn et al., 2022; Davis et al., 2023). Especially in long-distance migrants, survival can be expected to be highly variable due to annually changing habitat conditions during migration and wintering (Ockendon et al., 2014; Halupka et al., 2017), which further increases uncertainty for future predictions. But even with uncertainties, PVA models can still be useful to compare different management options (Heinsohn et al., 2022). Furthermore, the calibration of projections using observed data can be essential to evaluate the validity of demographic assumptions and derived population dynamics (Badia‐Boher et al., 2024). In the last decade, PVAs have been increasingly combined with Integrated Population Models (IPMs) (Schaub and Kéry, 2021). IPMs are a modelling framework that uses the shared demographic </w:t>
      </w:r>
      <w:r w:rsidRPr="00391AB0">
        <w:rPr>
          <w:rFonts w:ascii="Times New Roman" w:hAnsi="Times New Roman"/>
        </w:rPr>
        <w:lastRenderedPageBreak/>
        <w:t xml:space="preserve">information between different monitoring datasets from the same population (e.g., mark-recapture, productivity, counts) to provide more precise estimates of demographic parameters and population dynamics (Schaub and Abadi, 2011). Merging IPMs and PVAs guarantees 1) a correct propagation of uncertainty from the demographic estimates to the PVA projections, which is fundamental to obtain reliable PVA results (Chaudhary and Oli, 2020; Reed et al., 2002; Badia-Boher et al., 2024), and 2) a potential gain in the precision of the projections, thanks to the properties of IPMs. </w:t>
      </w:r>
    </w:p>
    <w:p w14:paraId="37BBFEC3" w14:textId="77777777" w:rsidR="00FE7496" w:rsidRPr="00391AB0" w:rsidRDefault="00FE7496" w:rsidP="00071296">
      <w:pPr>
        <w:spacing w:after="0" w:line="480" w:lineRule="auto"/>
        <w:jc w:val="both"/>
        <w:rPr>
          <w:rFonts w:ascii="Times New Roman" w:hAnsi="Times New Roman"/>
        </w:rPr>
      </w:pPr>
      <w:r w:rsidRPr="00391AB0">
        <w:rPr>
          <w:rFonts w:ascii="Times New Roman" w:hAnsi="Times New Roman"/>
        </w:rPr>
        <w:t>In this study, we used an IPM-PVA to inform the reinforcement of a long-distance migrat</w:t>
      </w:r>
      <w:r>
        <w:rPr>
          <w:rFonts w:ascii="Times New Roman" w:hAnsi="Times New Roman"/>
        </w:rPr>
        <w:t>ory</w:t>
      </w:r>
      <w:r w:rsidRPr="00391AB0">
        <w:rPr>
          <w:rFonts w:ascii="Times New Roman" w:hAnsi="Times New Roman"/>
        </w:rPr>
        <w:t xml:space="preserve"> bird. The Aquatic Warbler </w:t>
      </w:r>
      <w:r w:rsidRPr="00391AB0">
        <w:rPr>
          <w:rFonts w:ascii="Times New Roman" w:hAnsi="Times New Roman"/>
          <w:i/>
        </w:rPr>
        <w:t xml:space="preserve">Acrocephalus paludicola </w:t>
      </w:r>
      <w:r w:rsidRPr="00391AB0">
        <w:rPr>
          <w:rFonts w:ascii="Times New Roman" w:hAnsi="Times New Roman"/>
        </w:rPr>
        <w:t xml:space="preserve">is a small passerine that breeds in mesotrophic sedge fen mires in Central Europe and winters in sub-Saharan Africa. The species was once widespread and numerous throughout Europe. During the last century, the global population experienced a severe decline (&gt; 90%) caused by habitat loss and degradation due to drainage, peat extraction, conversion to agricultural land and eutrophication (Tanneberger et al., 2011; Briedis and Keiss, 2016). Today, the Aquatic Warbler is one of the rarest songbirds of continental Europe, classified under the IUCN category “vulnerable” given its small breeding range and continuing threat of habitat loss and population decline (BirdLife International, 2024). After the implementation of conservation measures, the decline was halted in the core breeding sites of the species. Only four breeding sites in Belarus, Poland and Ukraine hold 75% of the entire world population of about 11,000 singing males (Flade et al., 2018). In peripheral breeding sites, however the decline continues and the westernmost population in Germany and northwestern Poland (hereafter Pomeranian population) is currently threatened with extinction. Recently, a pilot study demonstrated the successful translocation of young Aquatic Warblers from Belarus to Lithuania prior to their first migration (Morkvėnas et al., 2025). Following this trial, the first </w:t>
      </w:r>
      <w:r w:rsidRPr="00391AB0">
        <w:rPr>
          <w:rFonts w:ascii="Times New Roman" w:hAnsi="Times New Roman"/>
        </w:rPr>
        <w:lastRenderedPageBreak/>
        <w:t>translocation from the core breeding sites started the reinforcement of the Pomeranian population in 2023.</w:t>
      </w:r>
    </w:p>
    <w:p w14:paraId="42293E3B" w14:textId="77777777" w:rsidR="00FE7496" w:rsidRPr="00391AB0" w:rsidRDefault="00FE7496" w:rsidP="000F07A2">
      <w:pPr>
        <w:spacing w:after="0" w:line="480" w:lineRule="auto"/>
        <w:jc w:val="both"/>
        <w:rPr>
          <w:rFonts w:ascii="Times New Roman" w:hAnsi="Times New Roman"/>
        </w:rPr>
      </w:pPr>
      <w:r>
        <w:rPr>
          <w:rFonts w:ascii="Times New Roman" w:hAnsi="Times New Roman"/>
        </w:rPr>
        <w:t>In this study, w</w:t>
      </w:r>
      <w:r w:rsidRPr="00391AB0">
        <w:rPr>
          <w:rFonts w:ascii="Times New Roman" w:hAnsi="Times New Roman"/>
        </w:rPr>
        <w:t>e first estimated which demographic parameters may have contributed to the decline of the Pomeranian population of Aquatic Warblers using observed count data. We then used the estimated parameters to project future population trajectories under different conservation management scenarios, specifically to investigate for how many years releases would be needed to establish a stable population and whether additional conservation measures such as habitat restoration and improvements in survival would be required to achieve population persistence. Our results can inform the reinforcement process of Aquatic Warbler translocations to successfully recover the nearly extinct Pomeranian population and may be useful for the conservation management of other long-distance migratory passerines.</w:t>
      </w:r>
    </w:p>
    <w:p w14:paraId="43452A89" w14:textId="77777777" w:rsidR="00FE7496" w:rsidRDefault="00FE7496">
      <w:pPr>
        <w:spacing w:after="0" w:line="480" w:lineRule="auto"/>
        <w:jc w:val="both"/>
        <w:rPr>
          <w:rFonts w:ascii="Times New Roman" w:hAnsi="Times New Roman"/>
        </w:rPr>
      </w:pPr>
    </w:p>
    <w:p w14:paraId="4F7DA016" w14:textId="77777777" w:rsidR="00FE7496" w:rsidRDefault="00FE7496">
      <w:pPr>
        <w:spacing w:after="0" w:line="480" w:lineRule="auto"/>
        <w:rPr>
          <w:rFonts w:ascii="Times New Roman" w:hAnsi="Times New Roman"/>
          <w:b/>
        </w:rPr>
      </w:pPr>
      <w:r>
        <w:rPr>
          <w:rFonts w:ascii="Times New Roman" w:hAnsi="Times New Roman"/>
          <w:b/>
        </w:rPr>
        <w:t>2. Material and methods</w:t>
      </w:r>
    </w:p>
    <w:p w14:paraId="21734F6D" w14:textId="77777777" w:rsidR="00FE7496" w:rsidRDefault="00FE7496">
      <w:pPr>
        <w:spacing w:after="0" w:line="480" w:lineRule="auto"/>
        <w:rPr>
          <w:rFonts w:ascii="Times New Roman" w:hAnsi="Times New Roman"/>
        </w:rPr>
      </w:pPr>
      <w:r>
        <w:rPr>
          <w:rFonts w:ascii="Times New Roman" w:hAnsi="Times New Roman"/>
          <w:b/>
        </w:rPr>
        <w:t>2.1 Study population</w:t>
      </w:r>
    </w:p>
    <w:p w14:paraId="5FBABD7F" w14:textId="77777777" w:rsidR="00FE7496" w:rsidRPr="00C40723" w:rsidRDefault="00FE7496">
      <w:pPr>
        <w:spacing w:after="0" w:line="480" w:lineRule="auto"/>
        <w:jc w:val="both"/>
        <w:rPr>
          <w:rFonts w:ascii="Times New Roman" w:hAnsi="Times New Roman"/>
          <w:bCs/>
        </w:rPr>
      </w:pPr>
      <w:r>
        <w:rPr>
          <w:rFonts w:ascii="Times New Roman" w:hAnsi="Times New Roman"/>
        </w:rPr>
        <w:t>The Pomeranian population of the Aquatic Warbler comprises breeding sites in northwestern Poland and northeastern Germany, which are nowadays the westernmost remnants of a once widespread European breeding range (</w:t>
      </w:r>
      <w:r w:rsidRPr="00C40723">
        <w:rPr>
          <w:rFonts w:ascii="Times New Roman" w:hAnsi="Times New Roman"/>
          <w:bCs/>
        </w:rPr>
        <w:t xml:space="preserve">Flade et al., 2018). After the successive disappearance of several breeding sites in western Poland, the Pomeranian population is now geographically isolated from core breeding sites in eastern Poland (Fig. 1). </w:t>
      </w:r>
      <w:r w:rsidRPr="00C40723">
        <w:rPr>
          <w:rFonts w:ascii="Times New Roman" w:hAnsi="Times New Roman"/>
          <w:bCs/>
          <w:color w:val="000000"/>
        </w:rPr>
        <w:t xml:space="preserve">Aquatic Warblers show an extraordinary promiscuous breeding system with uniparental brood care by females which attempt to breed twice between May and July (Schulze-Hagen et al., 1999; </w:t>
      </w:r>
      <w:r w:rsidRPr="00C40723">
        <w:rPr>
          <w:rFonts w:ascii="Times New Roman" w:hAnsi="Times New Roman"/>
          <w:bCs/>
        </w:rPr>
        <w:t>Dyrcz</w:t>
      </w:r>
      <w:r w:rsidRPr="00C40723">
        <w:rPr>
          <w:rFonts w:ascii="Times New Roman" w:hAnsi="Times New Roman"/>
          <w:bCs/>
          <w:color w:val="000000"/>
        </w:rPr>
        <w:t xml:space="preserve"> et al</w:t>
      </w:r>
      <w:r w:rsidRPr="00C40723">
        <w:rPr>
          <w:rFonts w:ascii="Times New Roman" w:hAnsi="Times New Roman"/>
          <w:bCs/>
          <w:i/>
          <w:color w:val="000000"/>
        </w:rPr>
        <w:t>.</w:t>
      </w:r>
      <w:r w:rsidRPr="00C40723">
        <w:rPr>
          <w:rFonts w:ascii="Times New Roman" w:hAnsi="Times New Roman"/>
          <w:bCs/>
          <w:color w:val="000000"/>
        </w:rPr>
        <w:t>, 2018). Females behave very secretive, but males sing continuously during the breeding season from exposed vegetation structures some hours before sunset to attract mates (Schulze-Hagen et al., 1999;</w:t>
      </w:r>
      <w:r w:rsidRPr="00C40723">
        <w:rPr>
          <w:rFonts w:ascii="Times New Roman" w:hAnsi="Times New Roman"/>
          <w:bCs/>
        </w:rPr>
        <w:t xml:space="preserve"> Dyrcz</w:t>
      </w:r>
      <w:r w:rsidRPr="00C40723">
        <w:rPr>
          <w:rFonts w:ascii="Times New Roman" w:hAnsi="Times New Roman"/>
          <w:bCs/>
          <w:color w:val="000000"/>
        </w:rPr>
        <w:t xml:space="preserve"> et al., 2018). </w:t>
      </w:r>
      <w:r w:rsidRPr="00C40723">
        <w:rPr>
          <w:rFonts w:ascii="Times New Roman" w:hAnsi="Times New Roman"/>
          <w:bCs/>
        </w:rPr>
        <w:t xml:space="preserve">Therefore, population size is assessed by counting singing males in this </w:t>
      </w:r>
      <w:r w:rsidRPr="00C40723">
        <w:rPr>
          <w:rFonts w:ascii="Times New Roman" w:hAnsi="Times New Roman"/>
          <w:bCs/>
        </w:rPr>
        <w:lastRenderedPageBreak/>
        <w:t xml:space="preserve">species, which is also a good indicator for the number of nests (Kubacka et al., 2014). Counts take place at the end of May and end of June, during the peaks of the first and second breeding attempts. Comprehensive and largely synchronous annual counts were conducted with standardized methodology in Poland in 1993 and 1997 (Krogulec and Kloskowski, 2003), and from 2003 onwards in the entire range of the Pomeranian population. In the remaining years only a subset of sites was counted each year. </w:t>
      </w:r>
    </w:p>
    <w:p w14:paraId="1A04941F" w14:textId="77777777" w:rsidR="00FE7496" w:rsidRDefault="00FE7496" w:rsidP="00953F9F">
      <w:pPr>
        <w:spacing w:after="0" w:line="480" w:lineRule="auto"/>
        <w:jc w:val="both"/>
        <w:rPr>
          <w:rFonts w:ascii="Times New Roman" w:hAnsi="Times New Roman"/>
        </w:rPr>
      </w:pPr>
      <w:r w:rsidRPr="00C40723">
        <w:rPr>
          <w:rFonts w:ascii="Times New Roman" w:hAnsi="Times New Roman"/>
          <w:bCs/>
        </w:rPr>
        <w:t>The Aquatic Warbler is a habitat specialist, restricted to shallow inundated sedge fen mires with low (&lt;1 m) vegetation height (Tanneberger et al., 2018). Due to the mainly eutrophic site conditions of the Pomeranian breeding sites, habitat maintenance depends largely on human management (Tanneberger et al., 2018). Most deterioration in habitat quality is associated with cessation of land use, continuously late land use or further eutrophication (Tanneberger et al., 2011), making habitat suitability in Pomerania highly susceptible to changes in management. Despite conservation actions, such as providing favourable habitat and locally postponing mowing during the breeding season, the Pomeranian population strongly declined during the last 30 years (Flade et al., 2018). After a pilot study demonstrated the successful translocation of Aquatic Warbler chicks from Belarus to Lithuania (Morkvėnas et al., 2025</w:t>
      </w:r>
      <w:r>
        <w:rPr>
          <w:rFonts w:ascii="Times New Roman" w:hAnsi="Times New Roman"/>
        </w:rPr>
        <w:t xml:space="preserve">), the reinforcement of the Pomeranian population started with the first translocation from core breeding sites in eastern Poland (Biebrza National Park) to northwestern Poland (Rozwarowo Marshes) in 2023. Further translocations to former and suitable breeding sites within the Pomeranian population range (Fig. 1) are planned during the following years (within a large-scale EU-funded conservation project), with the ultimate aim to establish a </w:t>
      </w:r>
      <w:del w:id="48" w:author="Susanne" w:date="2025-03-13T15:53:00Z">
        <w:r w:rsidDel="00953F9F">
          <w:rPr>
            <w:rFonts w:ascii="Times New Roman" w:hAnsi="Times New Roman"/>
          </w:rPr>
          <w:delText xml:space="preserve">viable self-sustaining </w:delText>
        </w:r>
      </w:del>
      <w:r>
        <w:rPr>
          <w:rFonts w:ascii="Times New Roman" w:hAnsi="Times New Roman"/>
        </w:rPr>
        <w:t xml:space="preserve">population of at least </w:t>
      </w:r>
      <w:ins w:id="49" w:author="Susanne" w:date="2025-03-12T17:22:00Z">
        <w:r>
          <w:rPr>
            <w:rFonts w:ascii="Times New Roman" w:hAnsi="Times New Roman"/>
          </w:rPr>
          <w:t>56 singing males (</w:t>
        </w:r>
      </w:ins>
      <w:r>
        <w:rPr>
          <w:rFonts w:ascii="Times New Roman" w:hAnsi="Times New Roman"/>
        </w:rPr>
        <w:t>100 adult individuals</w:t>
      </w:r>
      <w:ins w:id="50" w:author="Susanne" w:date="2025-03-12T17:23:00Z">
        <w:r>
          <w:rPr>
            <w:rFonts w:ascii="Times New Roman" w:hAnsi="Times New Roman"/>
          </w:rPr>
          <w:t>), whic</w:t>
        </w:r>
      </w:ins>
      <w:ins w:id="51" w:author="Susanne" w:date="2025-03-12T17:24:00Z">
        <w:r>
          <w:rPr>
            <w:rFonts w:ascii="Times New Roman" w:hAnsi="Times New Roman"/>
          </w:rPr>
          <w:t>h can</w:t>
        </w:r>
      </w:ins>
      <w:ins w:id="52" w:author="Susanne" w:date="2025-03-13T15:54:00Z">
        <w:r>
          <w:rPr>
            <w:rFonts w:ascii="Times New Roman" w:hAnsi="Times New Roman"/>
          </w:rPr>
          <w:t xml:space="preserve"> be considered a minimum number for a viable population</w:t>
        </w:r>
      </w:ins>
      <w:ins w:id="53" w:author="Susanne" w:date="2025-03-13T15:56:00Z">
        <w:r>
          <w:rPr>
            <w:rFonts w:ascii="Times New Roman" w:hAnsi="Times New Roman"/>
          </w:rPr>
          <w:t xml:space="preserve"> withou</w:t>
        </w:r>
      </w:ins>
      <w:ins w:id="54" w:author="Susanne" w:date="2025-03-13T15:57:00Z">
        <w:r>
          <w:rPr>
            <w:rFonts w:ascii="Times New Roman" w:hAnsi="Times New Roman"/>
          </w:rPr>
          <w:t>t fitness limitations</w:t>
        </w:r>
      </w:ins>
      <w:r>
        <w:rPr>
          <w:rFonts w:ascii="Times New Roman" w:hAnsi="Times New Roman"/>
        </w:rPr>
        <w:t xml:space="preserve"> (Frankham et al., 2014).</w:t>
      </w:r>
      <w:commentRangeStart w:id="55"/>
      <w:commentRangeEnd w:id="55"/>
      <w:r>
        <w:rPr>
          <w:rFonts w:ascii="Times New Roman" w:hAnsi="Times New Roman"/>
        </w:rPr>
        <w:commentReference w:id="55"/>
      </w:r>
    </w:p>
    <w:p w14:paraId="3CB31AB7" w14:textId="77777777" w:rsidR="00FE7496" w:rsidRDefault="00FE7496">
      <w:pPr>
        <w:spacing w:after="0" w:line="480" w:lineRule="auto"/>
        <w:rPr>
          <w:rFonts w:ascii="Times New Roman" w:hAnsi="Times New Roman"/>
          <w:b/>
        </w:rPr>
      </w:pPr>
    </w:p>
    <w:p w14:paraId="3E14B3D3" w14:textId="77777777" w:rsidR="00FE7496" w:rsidRDefault="00FE7496">
      <w:pPr>
        <w:spacing w:after="0" w:line="480" w:lineRule="auto"/>
        <w:rPr>
          <w:rFonts w:ascii="Times New Roman" w:hAnsi="Times New Roman"/>
        </w:rPr>
      </w:pPr>
      <w:r>
        <w:rPr>
          <w:rFonts w:ascii="Times New Roman" w:hAnsi="Times New Roman"/>
          <w:b/>
        </w:rPr>
        <w:lastRenderedPageBreak/>
        <w:t>2.2 Demographic parameters to inform population model</w:t>
      </w:r>
    </w:p>
    <w:p w14:paraId="3B437B39" w14:textId="77777777" w:rsidR="00FE7496" w:rsidRPr="00C40723" w:rsidRDefault="00FE7496">
      <w:pPr>
        <w:spacing w:after="0" w:line="480" w:lineRule="auto"/>
        <w:jc w:val="both"/>
        <w:rPr>
          <w:rFonts w:ascii="Times New Roman" w:hAnsi="Times New Roman"/>
        </w:rPr>
      </w:pPr>
      <w:r>
        <w:rPr>
          <w:rFonts w:ascii="Times New Roman" w:hAnsi="Times New Roman"/>
        </w:rPr>
        <w:t>Because the Pomeranian population is very small and has been decreasing for decades, very few data on the survival and fecundity of Aquatic warblers exist from this population. To construct a population model and project future population trajectories, we therefore had to adopt demographic parameters from closely related populations in Poland. These studied populations nest in similar habitat, at similar latitude, follow the same migratory flyway, and are likely connected by dispersing individuals (</w:t>
      </w:r>
      <w:r w:rsidRPr="00C40723">
        <w:rPr>
          <w:rFonts w:ascii="Times New Roman" w:hAnsi="Times New Roman"/>
        </w:rPr>
        <w:t>Kubacka et al., 2024), hence we consider it reasonable that survival and fecundity of these populations could also be realized in a restored Pomeranian population.</w:t>
      </w:r>
    </w:p>
    <w:p w14:paraId="26DAFDD2" w14:textId="77777777" w:rsidR="00FE7496" w:rsidRPr="00C40723" w:rsidRDefault="00FE7496">
      <w:pPr>
        <w:spacing w:after="0" w:line="480" w:lineRule="auto"/>
        <w:jc w:val="both"/>
        <w:rPr>
          <w:rFonts w:ascii="Times New Roman" w:hAnsi="Times New Roman"/>
        </w:rPr>
      </w:pPr>
      <w:r w:rsidRPr="00C40723">
        <w:rPr>
          <w:rFonts w:ascii="Times New Roman" w:hAnsi="Times New Roman"/>
        </w:rPr>
        <w:t>The breeding system of Aquatic Warblers was classified as polygynandrous (Schulze-Hagen et al., 1999). The majority of broods are fathered by more than one male, and females mate with several partners during the breeding season (Dyrcz</w:t>
      </w:r>
      <w:r w:rsidRPr="00C40723">
        <w:rPr>
          <w:rFonts w:ascii="Times New Roman" w:hAnsi="Times New Roman"/>
          <w:color w:val="000000"/>
        </w:rPr>
        <w:t xml:space="preserve"> et al., 2018</w:t>
      </w:r>
      <w:r w:rsidRPr="00C40723">
        <w:rPr>
          <w:rFonts w:ascii="Times New Roman" w:hAnsi="Times New Roman"/>
        </w:rPr>
        <w:t xml:space="preserve">). Males defend no exclusive territories and no pair bonds are formed (Schulze-Hagen et al., 1999). Therefore, we assume that all males and all females of a population (except for fledglings) attempt to reproduce every year. Clutch size varies between 3 and 6 eggs with a median of 5 eggs (Dyrcz and Zdunek, 1993b; Schulze-Hagen et al., 1999). Breeding success is generally &gt; 60% and the average number of fledglings per brood is 3.5 ± 1.8 (Dyrcz and Zdunek, 1993b; Kubacka et al., 2014). Under optimal conditions up to 50% of the females initiate a second brood (Dyrcz and Zdunek, 1993b; Schulze-Hagen et al., 1999), and the number of fledglings was smaller in second broods (1.8–3.7 fledglings) than in first broods (2.3–4.0 fledglings, Kubacka et al., 2014). Sex ratio at birth is balanced (49% males, Dyrcz et al., 2004), while adult sex ratio in the breeding population is assumed to be slightly male biased (56% males, Dyrcz and Zdunek, 1993a). Population assessments in the Aquatic Warbler are based on counts of singing males (Krogulec and </w:t>
      </w:r>
      <w:r w:rsidRPr="00C40723">
        <w:rPr>
          <w:rFonts w:ascii="Times New Roman" w:hAnsi="Times New Roman"/>
        </w:rPr>
        <w:lastRenderedPageBreak/>
        <w:t>Kloskowski, 2003), and we assumed that the number of males counted represented 56% of the total population size.</w:t>
      </w:r>
    </w:p>
    <w:p w14:paraId="3A481909" w14:textId="77777777" w:rsidR="00FE7496" w:rsidRPr="00C40723" w:rsidRDefault="00FE7496">
      <w:pPr>
        <w:spacing w:after="0" w:line="480" w:lineRule="auto"/>
        <w:jc w:val="both"/>
        <w:rPr>
          <w:rFonts w:ascii="Times New Roman" w:hAnsi="Times New Roman"/>
        </w:rPr>
      </w:pPr>
      <w:r w:rsidRPr="00C40723">
        <w:rPr>
          <w:rFonts w:ascii="Times New Roman" w:hAnsi="Times New Roman"/>
        </w:rPr>
        <w:t xml:space="preserve">Annual survival for adults (males: 0.67, 95% confidence interval: 0.54–0.79; females: 0.42, 0.29.0–0.56) was obtained from a mark-recapture analysis of 279 Aquatic Warblers (149 males, 130 females) ringed between 1987 and 1995 in Biebrza Marshes in Poland (Dyrcz and Zdunek, 1993a; Dyrcz and Chylarecki, 2018). The lower estimates for females are attributed to lower site fidelity and higher dispersal probability of females (Dyrcz and Chylarecki, 2018). Data to estimate first-year survival were available from juveniles translocated from Zvanets (Belarus) to Zuvintas Biosphere Reserve (Lithuania) in 2018 and 2019 (Morkvėnas et al., 2025), and first-year survival was therefore directly estimated in our model (see below). </w:t>
      </w:r>
    </w:p>
    <w:p w14:paraId="7AF54D80" w14:textId="77777777" w:rsidR="00FE7496" w:rsidRDefault="00FE7496">
      <w:pPr>
        <w:spacing w:after="0" w:line="480" w:lineRule="auto"/>
        <w:jc w:val="both"/>
        <w:rPr>
          <w:rFonts w:ascii="Times New Roman" w:hAnsi="Times New Roman"/>
          <w:b/>
        </w:rPr>
      </w:pPr>
      <w:r w:rsidRPr="00C40723">
        <w:rPr>
          <w:rFonts w:ascii="Times New Roman" w:hAnsi="Times New Roman"/>
        </w:rPr>
        <w:t>Carrying capacity is difficult to derive, because breeding densities are highly variable throughout the range and are possibly lower in small and isolated sites. In high quality habitats breeding density can be high, on average 9.6 (1.8–21.5) singing males per 10 ha and on average 6.0 (0.0-18.0) nests per 10 ha (Kubacka et al., 2014). In Pomerania, however, these densities of singing males have never been reached, and we therefore used a density of 1.5 males and 1.2 nests (breeding females) per 10 ha to calculate carrying capacity, which represents the average singing male densities of former Pomeranian breeding sites (Tanneberger et al., 2018</w:t>
      </w:r>
      <w:r>
        <w:rPr>
          <w:rFonts w:ascii="Times New Roman" w:hAnsi="Times New Roman"/>
        </w:rPr>
        <w:t xml:space="preserve">). </w:t>
      </w:r>
    </w:p>
    <w:p w14:paraId="2FAB2289" w14:textId="77777777" w:rsidR="00FE7496" w:rsidRDefault="00FE7496">
      <w:pPr>
        <w:spacing w:after="0" w:line="480" w:lineRule="auto"/>
        <w:rPr>
          <w:rFonts w:ascii="Times New Roman" w:hAnsi="Times New Roman"/>
          <w:b/>
        </w:rPr>
      </w:pPr>
    </w:p>
    <w:p w14:paraId="53589F23" w14:textId="77777777" w:rsidR="00FE7496" w:rsidRDefault="00FE7496">
      <w:pPr>
        <w:spacing w:after="0" w:line="480" w:lineRule="auto"/>
        <w:rPr>
          <w:rFonts w:ascii="Times New Roman" w:hAnsi="Times New Roman"/>
        </w:rPr>
      </w:pPr>
      <w:r>
        <w:rPr>
          <w:rFonts w:ascii="Times New Roman" w:hAnsi="Times New Roman"/>
          <w:b/>
        </w:rPr>
        <w:t>2.3 Population model structure and estimation of growth rate</w:t>
      </w:r>
    </w:p>
    <w:p w14:paraId="09DDD27E" w14:textId="77777777" w:rsidR="00FE7496" w:rsidRDefault="00FE7496" w:rsidP="00391AB0">
      <w:pPr>
        <w:spacing w:after="0" w:line="480" w:lineRule="auto"/>
        <w:jc w:val="both"/>
        <w:rPr>
          <w:rFonts w:ascii="Times New Roman" w:hAnsi="Times New Roman"/>
        </w:rPr>
      </w:pPr>
      <w:r>
        <w:rPr>
          <w:rFonts w:ascii="Times New Roman" w:hAnsi="Times New Roman"/>
        </w:rPr>
        <w:t xml:space="preserve">We estimated demographic parameters of the Aquatic Warbler using an integrated population model with a population structure similar to models for other </w:t>
      </w:r>
      <w:r>
        <w:rPr>
          <w:rFonts w:ascii="Times New Roman" w:hAnsi="Times New Roman"/>
          <w:i/>
          <w:iCs/>
        </w:rPr>
        <w:t>Acrocephalus</w:t>
      </w:r>
      <w:r>
        <w:rPr>
          <w:rFonts w:ascii="Times New Roman" w:hAnsi="Times New Roman"/>
        </w:rPr>
        <w:t xml:space="preserve"> warblers (</w:t>
      </w:r>
      <w:r w:rsidRPr="00C40723">
        <w:rPr>
          <w:rFonts w:ascii="Times New Roman" w:hAnsi="Times New Roman"/>
        </w:rPr>
        <w:t>Sæther et al., 2004</w:t>
      </w:r>
      <w:r>
        <w:rPr>
          <w:rFonts w:ascii="Times New Roman" w:hAnsi="Times New Roman"/>
        </w:rPr>
        <w:t xml:space="preserve">). The population model was constructed with two age classes, juveniles and adults, and assumed that all females started breeding at the age of one year, and that a certain proportion of adult birds were males (this proportion followed a normal distribution with a mean of 0.56 and a </w:t>
      </w:r>
      <w:r>
        <w:rPr>
          <w:rFonts w:ascii="Times New Roman" w:hAnsi="Times New Roman"/>
        </w:rPr>
        <w:lastRenderedPageBreak/>
        <w:t>standard deviation of 0.01). We used a Leslie matrix to describe the transition probabilities of juveniles and adults from one year to the next and estimated those transition probabilities with the parameters for survival and productivity of breeders. We assumed that annual survival during the first year of life (juvenile survival) was different from annual survival for birds that were older than one year (adult survival).</w:t>
      </w:r>
    </w:p>
    <w:p w14:paraId="1DE0D7E9" w14:textId="77777777" w:rsidR="00FE7496" w:rsidRDefault="00FE7496">
      <w:pPr>
        <w:spacing w:after="0" w:line="480" w:lineRule="auto"/>
        <w:jc w:val="both"/>
        <w:rPr>
          <w:rFonts w:ascii="Times New Roman" w:hAnsi="Times New Roman"/>
        </w:rPr>
      </w:pPr>
      <w:r>
        <w:rPr>
          <w:rFonts w:ascii="Times New Roman" w:hAnsi="Times New Roman"/>
        </w:rPr>
        <w:t>Annual fecundity was decomposed into a process determined by the number of successful broods and the fledged brood size. We assumed that in the past, intensive agricultural management and early mowing of breeding habitats did not permit raising two broods, so second broods were only possible in hypothetical scenarios of the past or in future management scenarios. The proportion of birds raising two broods was assumed to follow a normal distribution with a mean of 0.25 and standard deviation of 0.07. The number of fledglings per first brood was assumed to follow a normal distribution with a mean of 3.15 and a standard deviation of 0.16, while the number of fledglings per second brood followed a normal distribution with a mean of 2.75 and a standard deviation of 0.2 (</w:t>
      </w:r>
      <w:r w:rsidRPr="00C40723">
        <w:rPr>
          <w:rFonts w:ascii="Times New Roman" w:hAnsi="Times New Roman"/>
          <w:bCs/>
        </w:rPr>
        <w:t>Kubacka et al., 2014</w:t>
      </w:r>
      <w:r>
        <w:rPr>
          <w:rFonts w:ascii="Times New Roman" w:hAnsi="Times New Roman"/>
        </w:rPr>
        <w:t>).</w:t>
      </w:r>
    </w:p>
    <w:p w14:paraId="55C7B898" w14:textId="77777777" w:rsidR="00FE7496" w:rsidRDefault="00FE7496" w:rsidP="00953F9F">
      <w:pPr>
        <w:spacing w:after="0" w:line="480" w:lineRule="auto"/>
        <w:jc w:val="both"/>
        <w:rPr>
          <w:rFonts w:ascii="Times New Roman" w:hAnsi="Times New Roman"/>
        </w:rPr>
      </w:pPr>
      <w:r>
        <w:rPr>
          <w:rFonts w:ascii="Times New Roman" w:hAnsi="Times New Roman"/>
        </w:rPr>
        <w:t xml:space="preserve">To estimate </w:t>
      </w:r>
      <w:ins w:id="56" w:author="Steffen Oppel" w:date="2025-02-26T13:04:00Z">
        <w:del w:id="57" w:author="Susanne" w:date="2025-03-13T15:58:00Z">
          <w:r w:rsidDel="00953F9F">
            <w:rPr>
              <w:rFonts w:ascii="Times New Roman" w:hAnsi="Times New Roman"/>
            </w:rPr>
            <w:delText xml:space="preserve">juvenile </w:delText>
          </w:r>
        </w:del>
      </w:ins>
      <w:ins w:id="58" w:author="Susanne" w:date="2025-03-13T15:58:00Z">
        <w:r>
          <w:rPr>
            <w:rFonts w:ascii="Times New Roman" w:hAnsi="Times New Roman"/>
          </w:rPr>
          <w:t xml:space="preserve">first-year </w:t>
        </w:r>
      </w:ins>
      <w:r>
        <w:rPr>
          <w:rFonts w:ascii="Times New Roman" w:hAnsi="Times New Roman"/>
        </w:rPr>
        <w:t xml:space="preserve">survival probabilities from individual capture-recapture data we used a Cormack-Jolly-Seber </w:t>
      </w:r>
      <w:commentRangeStart w:id="59"/>
      <w:commentRangeEnd w:id="59"/>
      <w:r>
        <w:rPr>
          <w:rFonts w:ascii="Times New Roman" w:hAnsi="Times New Roman"/>
        </w:rPr>
        <w:commentReference w:id="59"/>
      </w:r>
      <w:r>
        <w:rPr>
          <w:rFonts w:ascii="Times New Roman" w:hAnsi="Times New Roman"/>
        </w:rPr>
        <w:t xml:space="preserve">model based on 99 individually marked birds released </w:t>
      </w:r>
      <w:ins w:id="60" w:author="Steffen Oppel" w:date="2025-02-26T13:07:00Z">
        <w:r>
          <w:rPr>
            <w:rFonts w:ascii="Times New Roman" w:hAnsi="Times New Roman"/>
          </w:rPr>
          <w:t>as juveniles</w:t>
        </w:r>
      </w:ins>
      <w:ins w:id="61" w:author="Susanne" w:date="2025-03-13T15:59:00Z">
        <w:r>
          <w:rPr>
            <w:rFonts w:ascii="Times New Roman" w:hAnsi="Times New Roman"/>
          </w:rPr>
          <w:t xml:space="preserve"> prior to their first migration</w:t>
        </w:r>
      </w:ins>
      <w:ins w:id="62" w:author="Steffen Oppel" w:date="2025-02-26T13:07:00Z">
        <w:r>
          <w:rPr>
            <w:rFonts w:ascii="Times New Roman" w:hAnsi="Times New Roman"/>
          </w:rPr>
          <w:t xml:space="preserve"> </w:t>
        </w:r>
      </w:ins>
      <w:r>
        <w:rPr>
          <w:rFonts w:ascii="Times New Roman" w:hAnsi="Times New Roman"/>
        </w:rPr>
        <w:t>in Lithuania in 2018 and 2019 and re</w:t>
      </w:r>
      <w:ins w:id="63" w:author="Susanne" w:date="2025-03-12T16:42:00Z">
        <w:r>
          <w:rPr>
            <w:rFonts w:ascii="Times New Roman" w:hAnsi="Times New Roman"/>
          </w:rPr>
          <w:t>-sighted</w:t>
        </w:r>
      </w:ins>
      <w:del w:id="64" w:author="Susanne" w:date="2025-03-12T16:42:00Z">
        <w:r w:rsidDel="00811DC6">
          <w:rPr>
            <w:rFonts w:ascii="Times New Roman" w:hAnsi="Times New Roman"/>
          </w:rPr>
          <w:delText xml:space="preserve">captured </w:delText>
        </w:r>
      </w:del>
      <w:ins w:id="65" w:author="Susanne" w:date="2025-03-12T16:42:00Z">
        <w:r>
          <w:rPr>
            <w:rFonts w:ascii="Times New Roman" w:hAnsi="Times New Roman"/>
          </w:rPr>
          <w:t xml:space="preserve"> </w:t>
        </w:r>
      </w:ins>
      <w:r>
        <w:rPr>
          <w:rFonts w:ascii="Times New Roman" w:hAnsi="Times New Roman"/>
        </w:rPr>
        <w:t>every year until 2022 (</w:t>
      </w:r>
      <w:r>
        <w:rPr>
          <w:rFonts w:ascii="Times New Roman" w:hAnsi="Times New Roman"/>
          <w:b/>
          <w:bCs/>
        </w:rPr>
        <w:t>Morkvėnas et al., 2025</w:t>
      </w:r>
      <w:r>
        <w:rPr>
          <w:rFonts w:ascii="Times New Roman" w:hAnsi="Times New Roman"/>
        </w:rPr>
        <w:t xml:space="preserve">). This recapture model assumed annually </w:t>
      </w:r>
      <w:commentRangeStart w:id="66"/>
      <w:del w:id="67" w:author="Steffen Oppel" w:date="2025-02-26T13:07:00Z">
        <w:r>
          <w:rPr>
            <w:rFonts w:ascii="Times New Roman" w:hAnsi="Times New Roman"/>
          </w:rPr>
          <w:delText xml:space="preserve">varying </w:delText>
        </w:r>
      </w:del>
      <w:ins w:id="68" w:author="Steffen Oppel" w:date="2025-02-26T13:07:00Z">
        <w:r>
          <w:rPr>
            <w:rFonts w:ascii="Times New Roman" w:hAnsi="Times New Roman"/>
          </w:rPr>
          <w:t xml:space="preserve">constant </w:t>
        </w:r>
      </w:ins>
      <w:r>
        <w:rPr>
          <w:rFonts w:ascii="Times New Roman" w:hAnsi="Times New Roman"/>
        </w:rPr>
        <w:t xml:space="preserve">survival and recapture probabilities, </w:t>
      </w:r>
      <w:del w:id="69" w:author="Steffen Oppel" w:date="2025-02-26T13:07:00Z">
        <w:r>
          <w:rPr>
            <w:rFonts w:ascii="Times New Roman" w:hAnsi="Times New Roman"/>
          </w:rPr>
          <w:delText xml:space="preserve">and </w:delText>
        </w:r>
      </w:del>
      <w:ins w:id="70" w:author="Steffen Oppel" w:date="2025-02-26T13:07:00Z">
        <w:r>
          <w:rPr>
            <w:rFonts w:ascii="Times New Roman" w:hAnsi="Times New Roman"/>
          </w:rPr>
          <w:t xml:space="preserve">but </w:t>
        </w:r>
      </w:ins>
      <w:r>
        <w:rPr>
          <w:rFonts w:ascii="Times New Roman" w:hAnsi="Times New Roman"/>
        </w:rPr>
        <w:t xml:space="preserve">that the </w:t>
      </w:r>
      <w:ins w:id="71" w:author="Jaume Badia" w:date="2025-02-28T11:34:00Z">
        <w:r>
          <w:rPr>
            <w:rFonts w:ascii="Times New Roman" w:hAnsi="Times New Roman"/>
          </w:rPr>
          <w:t>recapture probability varied by sex</w:t>
        </w:r>
      </w:ins>
      <w:commentRangeStart w:id="72"/>
      <w:commentRangeEnd w:id="72"/>
      <w:r>
        <w:rPr>
          <w:rFonts w:ascii="Times New Roman" w:hAnsi="Times New Roman"/>
        </w:rPr>
        <w:commentReference w:id="72"/>
      </w:r>
      <w:del w:id="73" w:author="Jaume Badia" w:date="2025-02-28T11:34:00Z">
        <w:r>
          <w:rPr>
            <w:rFonts w:ascii="Times New Roman" w:hAnsi="Times New Roman"/>
          </w:rPr>
          <w:delText>probability to recapture males was greater than for females</w:delText>
        </w:r>
      </w:del>
      <w:r>
        <w:rPr>
          <w:rFonts w:ascii="Times New Roman" w:hAnsi="Times New Roman"/>
        </w:rPr>
        <w:t xml:space="preserve">. </w:t>
      </w:r>
      <w:commentRangeEnd w:id="66"/>
      <w:r>
        <w:rPr>
          <w:rStyle w:val="CommentReference"/>
          <w:szCs w:val="20"/>
        </w:rPr>
        <w:commentReference w:id="66"/>
      </w:r>
      <w:r>
        <w:rPr>
          <w:rFonts w:ascii="Times New Roman" w:hAnsi="Times New Roman"/>
        </w:rPr>
        <w:t xml:space="preserve">We used </w:t>
      </w:r>
      <w:ins w:id="74" w:author="Jaume Badia" w:date="2025-02-28T11:35:00Z">
        <w:r>
          <w:rPr>
            <w:rFonts w:ascii="Times New Roman" w:hAnsi="Times New Roman"/>
          </w:rPr>
          <w:t xml:space="preserve">weakly </w:t>
        </w:r>
      </w:ins>
      <w:r>
        <w:rPr>
          <w:rFonts w:ascii="Times New Roman" w:hAnsi="Times New Roman"/>
        </w:rPr>
        <w:t xml:space="preserve">informative priors </w:t>
      </w:r>
      <w:del w:id="75" w:author="Steffen Oppel" w:date="2025-02-26T13:08:00Z">
        <w:r>
          <w:rPr>
            <w:rFonts w:ascii="Times New Roman" w:hAnsi="Times New Roman"/>
          </w:rPr>
          <w:delText xml:space="preserve">for </w:delText>
        </w:r>
      </w:del>
      <w:ins w:id="76" w:author="Steffen Oppel" w:date="2025-02-26T13:08:00Z">
        <w:r>
          <w:rPr>
            <w:rFonts w:ascii="Times New Roman" w:hAnsi="Times New Roman"/>
          </w:rPr>
          <w:t xml:space="preserve">to estimate </w:t>
        </w:r>
      </w:ins>
      <w:r>
        <w:rPr>
          <w:rFonts w:ascii="Times New Roman" w:hAnsi="Times New Roman"/>
        </w:rPr>
        <w:t>juvenile</w:t>
      </w:r>
      <w:ins w:id="77" w:author="Steffen Oppel" w:date="2025-02-26T13:07:00Z">
        <w:r>
          <w:rPr>
            <w:rFonts w:ascii="Times New Roman" w:hAnsi="Times New Roman"/>
          </w:rPr>
          <w:t xml:space="preserve"> survival</w:t>
        </w:r>
      </w:ins>
      <w:r>
        <w:rPr>
          <w:rFonts w:ascii="Times New Roman" w:hAnsi="Times New Roman"/>
        </w:rPr>
        <w:t xml:space="preserve"> (</w:t>
      </w:r>
      <w:del w:id="78" w:author="Steffen Oppel" w:date="2025-02-26T13:08:00Z">
        <w:r>
          <w:rPr>
            <w:rFonts w:ascii="Times New Roman" w:hAnsi="Times New Roman"/>
          </w:rPr>
          <w:delText>normal</w:delText>
        </w:r>
      </w:del>
      <w:ins w:id="79" w:author="Steffen Oppel" w:date="2025-02-26T13:08:00Z">
        <w:r>
          <w:rPr>
            <w:rFonts w:ascii="Times New Roman" w:hAnsi="Times New Roman"/>
          </w:rPr>
          <w:t>beta</w:t>
        </w:r>
      </w:ins>
      <w:r>
        <w:rPr>
          <w:rFonts w:ascii="Times New Roman" w:hAnsi="Times New Roman"/>
        </w:rPr>
        <w:t xml:space="preserve">: </w:t>
      </w:r>
      <w:del w:id="80" w:author="Steffen Oppel" w:date="2025-02-26T13:08:00Z">
        <w:r>
          <w:rPr>
            <w:rFonts w:ascii="Times New Roman" w:hAnsi="Times New Roman"/>
          </w:rPr>
          <w:delText>0.32 ± 0.025</w:delText>
        </w:r>
      </w:del>
      <w:ins w:id="81" w:author="Steffen Oppel" w:date="2025-02-26T13:08:00Z">
        <w:r>
          <w:rPr>
            <w:rFonts w:ascii="Times New Roman" w:hAnsi="Times New Roman"/>
          </w:rPr>
          <w:t>1.2, 1.2</w:t>
        </w:r>
      </w:ins>
      <w:r>
        <w:rPr>
          <w:rFonts w:ascii="Times New Roman" w:hAnsi="Times New Roman"/>
        </w:rPr>
        <w:t>)</w:t>
      </w:r>
      <w:ins w:id="82" w:author="Steffen Oppel" w:date="2025-02-26T13:08:00Z">
        <w:r>
          <w:rPr>
            <w:rFonts w:ascii="Times New Roman" w:hAnsi="Times New Roman"/>
          </w:rPr>
          <w:t>,</w:t>
        </w:r>
      </w:ins>
      <w:r>
        <w:rPr>
          <w:rFonts w:ascii="Times New Roman" w:hAnsi="Times New Roman"/>
        </w:rPr>
        <w:t xml:space="preserve"> and </w:t>
      </w:r>
      <w:ins w:id="83" w:author="Steffen Oppel" w:date="2025-02-26T13:09:00Z">
        <w:del w:id="84" w:author="Jaume Badia" w:date="2025-02-28T11:35:00Z">
          <w:r>
            <w:rPr>
              <w:rFonts w:ascii="Times New Roman" w:hAnsi="Times New Roman"/>
            </w:rPr>
            <w:delText xml:space="preserve">vague priors for </w:delText>
          </w:r>
        </w:del>
        <w:r>
          <w:rPr>
            <w:rFonts w:ascii="Times New Roman" w:hAnsi="Times New Roman"/>
          </w:rPr>
          <w:t>sex-specific recapture probabilities (</w:t>
        </w:r>
      </w:ins>
      <w:ins w:id="85" w:author="Steffen Oppel" w:date="2025-03-03T07:48:00Z">
        <w:r>
          <w:rPr>
            <w:rFonts w:ascii="Times New Roman" w:hAnsi="Times New Roman"/>
          </w:rPr>
          <w:t xml:space="preserve">normal with mean 0.57 </w:t>
        </w:r>
      </w:ins>
      <w:ins w:id="86" w:author="Steffen Oppel" w:date="2025-03-03T07:49:00Z">
        <w:r>
          <w:rPr>
            <w:rFonts w:ascii="Times New Roman" w:hAnsi="Times New Roman"/>
          </w:rPr>
          <w:t>for males and 0.26 for females,</w:t>
        </w:r>
      </w:ins>
      <w:ins w:id="87" w:author="Steffen Oppel" w:date="2025-03-03T07:48:00Z">
        <w:r>
          <w:rPr>
            <w:rFonts w:ascii="Times New Roman" w:hAnsi="Times New Roman"/>
          </w:rPr>
          <w:t xml:space="preserve"> sd 0.04</w:t>
        </w:r>
      </w:ins>
      <w:ins w:id="88" w:author="Steffen Oppel" w:date="2025-03-03T07:49:00Z">
        <w:r>
          <w:rPr>
            <w:rFonts w:ascii="Times New Roman" w:hAnsi="Times New Roman"/>
          </w:rPr>
          <w:t xml:space="preserve"> for both</w:t>
        </w:r>
      </w:ins>
      <w:ins w:id="89" w:author="Steffen Oppel" w:date="2025-02-26T13:09:00Z">
        <w:r>
          <w:rPr>
            <w:rFonts w:ascii="Times New Roman" w:hAnsi="Times New Roman"/>
          </w:rPr>
          <w:t xml:space="preserve">). Because insufficient birds were captured and recaptured as adults, we </w:t>
        </w:r>
      </w:ins>
      <w:ins w:id="90" w:author="Steffen Oppel" w:date="2025-02-26T13:08:00Z">
        <w:r>
          <w:rPr>
            <w:rFonts w:ascii="Times New Roman" w:hAnsi="Times New Roman"/>
          </w:rPr>
          <w:t xml:space="preserve">used informative priors </w:t>
        </w:r>
      </w:ins>
      <w:ins w:id="91" w:author="Steffen Oppel" w:date="2025-02-26T13:09:00Z">
        <w:r>
          <w:rPr>
            <w:rFonts w:ascii="Times New Roman" w:hAnsi="Times New Roman"/>
          </w:rPr>
          <w:t>based o</w:t>
        </w:r>
      </w:ins>
      <w:ins w:id="92" w:author="Steffen Oppel" w:date="2025-02-26T13:10:00Z">
        <w:r>
          <w:rPr>
            <w:rFonts w:ascii="Times New Roman" w:hAnsi="Times New Roman"/>
          </w:rPr>
          <w:t>ther populations (</w:t>
        </w:r>
      </w:ins>
      <w:r>
        <w:rPr>
          <w:rFonts w:ascii="Times New Roman" w:hAnsi="Times New Roman"/>
          <w:b/>
        </w:rPr>
        <w:t xml:space="preserve">Dyrcz and Zdunek, 1993a; Dyrcz and Chylarecki, </w:t>
      </w:r>
      <w:r>
        <w:rPr>
          <w:rFonts w:ascii="Times New Roman" w:hAnsi="Times New Roman"/>
          <w:b/>
        </w:rPr>
        <w:lastRenderedPageBreak/>
        <w:t>2018</w:t>
      </w:r>
      <w:ins w:id="93" w:author="Steffen Oppel" w:date="2025-02-26T13:12:00Z">
        <w:r>
          <w:rPr>
            <w:rFonts w:ascii="Times New Roman" w:hAnsi="Times New Roman"/>
          </w:rPr>
          <w:t xml:space="preserve">) to specify </w:t>
        </w:r>
      </w:ins>
      <w:r>
        <w:rPr>
          <w:rFonts w:ascii="Times New Roman" w:hAnsi="Times New Roman"/>
        </w:rPr>
        <w:t>adult</w:t>
      </w:r>
      <w:ins w:id="94" w:author="Steffen Oppel" w:date="2025-02-26T13:08:00Z">
        <w:r>
          <w:rPr>
            <w:rFonts w:ascii="Times New Roman" w:hAnsi="Times New Roman"/>
          </w:rPr>
          <w:t xml:space="preserve"> survival</w:t>
        </w:r>
      </w:ins>
      <w:r>
        <w:rPr>
          <w:rFonts w:ascii="Times New Roman" w:hAnsi="Times New Roman"/>
        </w:rPr>
        <w:t xml:space="preserve"> (normal: 0.42 ± 0.03) </w:t>
      </w:r>
      <w:del w:id="95" w:author="Steffen Oppel" w:date="2025-02-26T13:09:00Z">
        <w:r>
          <w:rPr>
            <w:rFonts w:ascii="Times New Roman" w:hAnsi="Times New Roman"/>
          </w:rPr>
          <w:delText>survival probability</w:delText>
        </w:r>
      </w:del>
      <w:ins w:id="96" w:author="Steffen Oppel" w:date="2025-02-26T13:09:00Z">
        <w:r>
          <w:rPr>
            <w:rFonts w:ascii="Times New Roman" w:hAnsi="Times New Roman"/>
          </w:rPr>
          <w:t>in al</w:t>
        </w:r>
      </w:ins>
      <w:ins w:id="97" w:author="Steffen Oppel" w:date="2025-02-26T13:12:00Z">
        <w:r>
          <w:rPr>
            <w:rFonts w:ascii="Times New Roman" w:hAnsi="Times New Roman"/>
          </w:rPr>
          <w:t>l</w:t>
        </w:r>
      </w:ins>
      <w:ins w:id="98" w:author="Steffen Oppel" w:date="2025-02-26T13:09:00Z">
        <w:r>
          <w:rPr>
            <w:rFonts w:ascii="Times New Roman" w:hAnsi="Times New Roman"/>
          </w:rPr>
          <w:t xml:space="preserve"> model projections.</w:t>
        </w:r>
      </w:ins>
      <w:del w:id="99" w:author="Steffen Oppel" w:date="2025-02-26T13:12:00Z">
        <w:r>
          <w:rPr>
            <w:rFonts w:ascii="Times New Roman" w:hAnsi="Times New Roman"/>
          </w:rPr>
          <w:delText xml:space="preserve">, and </w:delText>
        </w:r>
      </w:del>
      <w:del w:id="100" w:author="Steffen Oppel" w:date="2025-02-26T13:09:00Z">
        <w:r>
          <w:rPr>
            <w:rFonts w:ascii="Times New Roman" w:hAnsi="Times New Roman"/>
          </w:rPr>
          <w:delText>vague priors for sex-specific recapture probabilities (uniform 0.05–0.75).</w:delText>
        </w:r>
      </w:del>
    </w:p>
    <w:p w14:paraId="6A018CD6" w14:textId="77777777" w:rsidR="00FE7496" w:rsidRDefault="00FE7496">
      <w:pPr>
        <w:spacing w:after="0" w:line="480" w:lineRule="auto"/>
        <w:jc w:val="both"/>
        <w:rPr>
          <w:rFonts w:ascii="Times New Roman" w:hAnsi="Times New Roman"/>
        </w:rPr>
      </w:pPr>
      <w:r>
        <w:rPr>
          <w:rFonts w:ascii="Times New Roman" w:hAnsi="Times New Roman"/>
        </w:rPr>
        <w:t xml:space="preserve">The state process was linked to survey data of singing males from 2003 – 2023 and assumed that only males were counted with the observation error based on a Poisson distribution. We calculated the population growth rate as the geometric mean of the annual changes in total population size (N </w:t>
      </w:r>
      <w:r>
        <w:rPr>
          <w:rFonts w:ascii="Times New Roman" w:hAnsi="Times New Roman"/>
          <w:i/>
          <w:iCs/>
          <w:vertAlign w:val="subscript"/>
        </w:rPr>
        <w:t>t+1</w:t>
      </w:r>
      <w:r>
        <w:rPr>
          <w:rFonts w:ascii="Times New Roman" w:hAnsi="Times New Roman"/>
        </w:rPr>
        <w:t xml:space="preserve"> / N</w:t>
      </w:r>
      <w:r>
        <w:rPr>
          <w:rFonts w:ascii="Times New Roman" w:hAnsi="Times New Roman"/>
          <w:i/>
          <w:iCs/>
          <w:vertAlign w:val="subscript"/>
        </w:rPr>
        <w:t xml:space="preserve"> t</w:t>
      </w:r>
      <w:r>
        <w:rPr>
          <w:rFonts w:ascii="Times New Roman" w:hAnsi="Times New Roman"/>
        </w:rPr>
        <w:t>). To include the effects of density dependence and habitat limitations, we assumed that during the 1990s the area of occupancy was 2965 ha for the Pomeranian population (</w:t>
      </w:r>
      <w:r w:rsidRPr="00C40723">
        <w:rPr>
          <w:rFonts w:ascii="Times New Roman" w:hAnsi="Times New Roman"/>
        </w:rPr>
        <w:t>Flade et al., 2018</w:t>
      </w:r>
      <w:r>
        <w:rPr>
          <w:rFonts w:ascii="Times New Roman" w:hAnsi="Times New Roman"/>
        </w:rPr>
        <w:t xml:space="preserve">), and thus permitted an upper population size of 356 females (density of 1.2 females / 10 ha * 2965 ha). If the projected number of adult females exceeded the carrying capacity </w:t>
      </w:r>
      <w:r>
        <w:rPr>
          <w:rFonts w:ascii="Times New Roman" w:hAnsi="Times New Roman"/>
          <w:i/>
          <w:iCs/>
        </w:rPr>
        <w:t>K</w:t>
      </w:r>
      <w:r>
        <w:rPr>
          <w:rFonts w:ascii="Times New Roman" w:hAnsi="Times New Roman"/>
        </w:rPr>
        <w:t xml:space="preserve"> of the available habitat, then only </w:t>
      </w:r>
      <w:r>
        <w:rPr>
          <w:rFonts w:ascii="Times New Roman" w:hAnsi="Times New Roman"/>
          <w:i/>
          <w:iCs/>
        </w:rPr>
        <w:t>K</w:t>
      </w:r>
      <w:r>
        <w:rPr>
          <w:rFonts w:ascii="Times New Roman" w:hAnsi="Times New Roman"/>
        </w:rPr>
        <w:t xml:space="preserve"> adult females were permitted to reproduce, while the remaining females were assumed to roam and omit breeding, but they were not removed from the population.</w:t>
      </w:r>
    </w:p>
    <w:p w14:paraId="5884E3FA" w14:textId="77777777" w:rsidR="00FE7496" w:rsidRDefault="00FE7496" w:rsidP="001D3759">
      <w:pPr>
        <w:spacing w:after="0" w:line="480" w:lineRule="auto"/>
        <w:jc w:val="both"/>
        <w:rPr>
          <w:rFonts w:ascii="Times New Roman" w:hAnsi="Times New Roman"/>
          <w:b/>
        </w:rPr>
      </w:pPr>
      <w:r>
        <w:rPr>
          <w:rFonts w:ascii="Times New Roman" w:hAnsi="Times New Roman"/>
        </w:rPr>
        <w:t>We fitted the integrated population model using a Bayesian approach to combine the joint likelihood with prior probability distributions of the parameters to draw inferences about all demographic parameters (</w:t>
      </w:r>
      <w:r w:rsidRPr="00C40723">
        <w:rPr>
          <w:rFonts w:ascii="Times New Roman" w:hAnsi="Times New Roman"/>
        </w:rPr>
        <w:t>Kéry and Schaub, 2012; Schaub and Kéry, 2021). We ran four Markov chains with 75,000 iterations each and discarded the first 25,000 iterations. From the remaining iterations we only used every fifth iteration for inference, and we tested for convergence using the Gelman-Rubin diagnostic (Brooks and Gelman, 1998); all estimated parameters had values of R-hat &lt; 1.002. To calculate the posterior distributions of the parameters of interest, we used Markov chain Monte Carlo methods in JAGS v. 4.3.0 called from R v. 4.4.2 (R Core Team, 2024) via the jagsUI package (Kellner, 2016; Plummer, 2017</w:t>
      </w:r>
      <w:r>
        <w:rPr>
          <w:rFonts w:ascii="Times New Roman" w:hAnsi="Times New Roman"/>
        </w:rPr>
        <w:t>).</w:t>
      </w:r>
    </w:p>
    <w:p w14:paraId="7D2ADFC8" w14:textId="77777777" w:rsidR="00FE7496" w:rsidRDefault="00FE7496">
      <w:pPr>
        <w:spacing w:after="0" w:line="480" w:lineRule="auto"/>
        <w:rPr>
          <w:rFonts w:ascii="Times New Roman" w:hAnsi="Times New Roman"/>
          <w:b/>
        </w:rPr>
      </w:pPr>
    </w:p>
    <w:p w14:paraId="70D8066C" w14:textId="77777777" w:rsidR="00FE7496" w:rsidRDefault="00FE7496">
      <w:pPr>
        <w:spacing w:after="0" w:line="480" w:lineRule="auto"/>
        <w:rPr>
          <w:rFonts w:ascii="Times New Roman" w:hAnsi="Times New Roman"/>
        </w:rPr>
      </w:pPr>
      <w:r>
        <w:rPr>
          <w:rFonts w:ascii="Times New Roman" w:hAnsi="Times New Roman"/>
          <w:b/>
        </w:rPr>
        <w:t xml:space="preserve">2.4 Reinforcement and management scenarios </w:t>
      </w:r>
    </w:p>
    <w:p w14:paraId="2A7B465C" w14:textId="77777777" w:rsidR="00FE7496" w:rsidRDefault="00FE7496">
      <w:pPr>
        <w:spacing w:after="0" w:line="480" w:lineRule="auto"/>
        <w:jc w:val="both"/>
        <w:rPr>
          <w:rFonts w:ascii="Times New Roman" w:hAnsi="Times New Roman"/>
        </w:rPr>
      </w:pPr>
      <w:r>
        <w:rPr>
          <w:rFonts w:ascii="Times New Roman" w:hAnsi="Times New Roman"/>
        </w:rPr>
        <w:lastRenderedPageBreak/>
        <w:t>To address our main question about which management scenario may result in a stable population of Aquatic Warblers in Pomerania, we explored several plausible scenarios that considered changes in survival, productivity, extent of habitat and the duration of reinforcement.</w:t>
      </w:r>
    </w:p>
    <w:p w14:paraId="56470B44" w14:textId="77777777" w:rsidR="00FE7496" w:rsidRDefault="00FE7496">
      <w:pPr>
        <w:spacing w:after="0" w:line="480" w:lineRule="auto"/>
        <w:jc w:val="both"/>
        <w:rPr>
          <w:rFonts w:ascii="Times New Roman" w:hAnsi="Times New Roman"/>
        </w:rPr>
      </w:pPr>
      <w:r>
        <w:rPr>
          <w:rFonts w:ascii="Times New Roman" w:hAnsi="Times New Roman"/>
        </w:rPr>
        <w:t>After fitting the model to the past observation data from 2003 to 2023 including the assumption of no second broods, we explored 3 alternative (hypothetical) scenarios for the past, how the population could have developed in the past if (1) second broods had been allowed since 2003; (2) if survival had been improved by 5% from 2003 onwards, and (3) if both the proportion of second broods and survival had been improved simultaneously in 2003.</w:t>
      </w:r>
    </w:p>
    <w:p w14:paraId="7E88135B" w14:textId="77777777" w:rsidR="00FE7496" w:rsidRDefault="00FE7496" w:rsidP="008C7E74">
      <w:pPr>
        <w:spacing w:after="0" w:line="480" w:lineRule="auto"/>
        <w:jc w:val="both"/>
        <w:rPr>
          <w:rFonts w:ascii="Times New Roman" w:hAnsi="Times New Roman"/>
        </w:rPr>
      </w:pPr>
      <w:r>
        <w:rPr>
          <w:rFonts w:ascii="Times New Roman" w:hAnsi="Times New Roman"/>
        </w:rPr>
        <w:t>We then explored 36 different scenarios that included the following combinations of reinforcement and other management. Based on experience from pilot translocations of Aquatic Warblers, 10 nests (~50 chicks) per year are logistically feasible and appear to be inconsequential for the source site (</w:t>
      </w:r>
      <w:r w:rsidRPr="00C40723">
        <w:rPr>
          <w:rFonts w:ascii="Times New Roman" w:hAnsi="Times New Roman"/>
        </w:rPr>
        <w:t>Morkvėnas et al., 2025</w:t>
      </w:r>
      <w:r>
        <w:rPr>
          <w:rFonts w:ascii="Times New Roman" w:hAnsi="Times New Roman"/>
        </w:rPr>
        <w:t>). Hence, our projected future scenarios were based on 50 released individuals per year, and only explored different durations of reinforcement (5, 10 and 15 years). Three scenarios considered the different duration of reinforcement with unlimited habitat but no second broods emulating likely past conditions. All other scenarios assumed that female Aquatic Warblers had the opportunity to raise two broods per year.</w:t>
      </w:r>
    </w:p>
    <w:p w14:paraId="455B7A3A" w14:textId="77777777" w:rsidR="00FE7496" w:rsidRDefault="00FE7496" w:rsidP="001D3759">
      <w:pPr>
        <w:spacing w:after="0" w:line="480" w:lineRule="auto"/>
        <w:jc w:val="both"/>
        <w:rPr>
          <w:rFonts w:ascii="Times New Roman" w:hAnsi="Times New Roman"/>
        </w:rPr>
      </w:pPr>
      <w:r>
        <w:rPr>
          <w:rFonts w:ascii="Times New Roman" w:hAnsi="Times New Roman"/>
        </w:rPr>
        <w:t xml:space="preserve">We identified six potential release sites within the range of the Pomeranian population (Fig. 1), and assumed that each release site provides 200 ha of suitable habitat, which could be increased to 400 ha by habitat restoration. We therefore explored four different scenarios of habitat availability, namely one or six release sites, either with or without habitat restoration, resulting in available habitat of 200, 400, 1200 or 2400 ha. This available habitat corresponded to assumed carrying capacities of 24, 48, 144, or 288 adult females, respectively. Combining those four habitat availabilities with the three reinforcement durations resulted in a total of 12 future scenarios where habitat was constrained and six scenarios (described above) where habitat was </w:t>
      </w:r>
      <w:r>
        <w:rPr>
          <w:rFonts w:ascii="Times New Roman" w:hAnsi="Times New Roman"/>
        </w:rPr>
        <w:lastRenderedPageBreak/>
        <w:t xml:space="preserve">unconstrained. All of these 18 scenarios were projected either with constant survival probability or an improved survival of 5% for both adults and juveniles to reflect ongoing conservation efforts on breeding grounds and along the flyway. </w:t>
      </w:r>
      <w:r>
        <w:rPr>
          <w:rFonts w:ascii="Times New Roman" w:hAnsi="Times New Roman"/>
          <w:lang w:val="en-GB"/>
        </w:rPr>
        <w:t>To examine which of the 36 combinations of reinforcement and management would result in a stable or increasing population trend, we projected the population size estimated by the integrated population model 25 years into the future while accounting for uncertainty in all demographic parameters (</w:t>
      </w:r>
      <w:r w:rsidRPr="00C40723">
        <w:rPr>
          <w:rFonts w:ascii="Times New Roman" w:hAnsi="Times New Roman"/>
        </w:rPr>
        <w:t>Schaub and Abadi, 2011; Schaub and Kéry, 2021</w:t>
      </w:r>
      <w:r>
        <w:rPr>
          <w:rFonts w:ascii="Times New Roman" w:hAnsi="Times New Roman"/>
        </w:rPr>
        <w:t xml:space="preserve">; </w:t>
      </w:r>
      <w:r w:rsidRPr="00C40723">
        <w:rPr>
          <w:rFonts w:ascii="Times New Roman" w:hAnsi="Times New Roman"/>
        </w:rPr>
        <w:t>Oppel et al., 2021).</w:t>
      </w:r>
      <w:r w:rsidRPr="00C40723">
        <w:rPr>
          <w:rFonts w:ascii="Times New Roman" w:hAnsi="Times New Roman"/>
          <w:lang w:val="en-GB"/>
        </w:rPr>
        <w:t xml:space="preserve"> </w:t>
      </w:r>
      <w:r w:rsidRPr="00C40723">
        <w:rPr>
          <w:rFonts w:ascii="Times New Roman" w:hAnsi="Times New Roman"/>
        </w:rPr>
        <w:t>For each scenario of reinforcement</w:t>
      </w:r>
      <w:r>
        <w:rPr>
          <w:rFonts w:ascii="Times New Roman" w:hAnsi="Times New Roman"/>
        </w:rPr>
        <w:t xml:space="preserve"> and survival improvement - including two ‘do nothing’ scenarios of no reinforcement and no survival improvement (but with or without second broods) - we calculated the future population growth rate as the geometric mean population growth rate from 2024–2049 </w:t>
      </w:r>
      <w:ins w:id="101" w:author="Susanne" w:date="2025-03-13T16:53:00Z">
        <w:r>
          <w:rPr>
            <w:rFonts w:ascii="Times New Roman" w:hAnsi="Times New Roman"/>
          </w:rPr>
          <w:t xml:space="preserve">assuming </w:t>
        </w:r>
      </w:ins>
      <w:r>
        <w:rPr>
          <w:rFonts w:ascii="Times New Roman" w:hAnsi="Times New Roman"/>
        </w:rPr>
        <w:t>habitat was unlimited. We present this population growth rate to assess at which combination of reinforcement and survival improvement the population would stabilize (growth rate ≥ 1)</w:t>
      </w:r>
      <w:ins w:id="102" w:author="Steffen Oppel" w:date="2025-02-26T13:34:00Z">
        <w:r>
          <w:rPr>
            <w:rFonts w:ascii="Times New Roman" w:hAnsi="Times New Roman"/>
          </w:rPr>
          <w:t xml:space="preserve"> if </w:t>
        </w:r>
        <w:del w:id="103" w:author="Susanne" w:date="2025-03-13T16:54:00Z">
          <w:r w:rsidDel="002A5212">
            <w:rPr>
              <w:rFonts w:ascii="Times New Roman" w:hAnsi="Times New Roman"/>
            </w:rPr>
            <w:delText xml:space="preserve">sufficient </w:delText>
          </w:r>
        </w:del>
        <w:r>
          <w:rPr>
            <w:rFonts w:ascii="Times New Roman" w:hAnsi="Times New Roman"/>
          </w:rPr>
          <w:t>habitat</w:t>
        </w:r>
      </w:ins>
      <w:ins w:id="104" w:author="Susanne" w:date="2025-03-13T16:54:00Z">
        <w:r>
          <w:rPr>
            <w:rFonts w:ascii="Times New Roman" w:hAnsi="Times New Roman"/>
          </w:rPr>
          <w:t xml:space="preserve"> availability</w:t>
        </w:r>
      </w:ins>
      <w:ins w:id="105" w:author="Steffen Oppel" w:date="2025-02-26T13:34:00Z">
        <w:r>
          <w:rPr>
            <w:rFonts w:ascii="Times New Roman" w:hAnsi="Times New Roman"/>
          </w:rPr>
          <w:t xml:space="preserve"> was</w:t>
        </w:r>
      </w:ins>
      <w:ins w:id="106" w:author="Susanne" w:date="2025-03-13T16:54:00Z">
        <w:r>
          <w:rPr>
            <w:rFonts w:ascii="Times New Roman" w:hAnsi="Times New Roman"/>
          </w:rPr>
          <w:t xml:space="preserve"> not a contraint</w:t>
        </w:r>
      </w:ins>
      <w:ins w:id="107" w:author="Steffen Oppel" w:date="2025-02-26T13:34:00Z">
        <w:del w:id="108" w:author="Susanne" w:date="2025-03-13T16:54:00Z">
          <w:r w:rsidDel="002A5212">
            <w:rPr>
              <w:rFonts w:ascii="Times New Roman" w:hAnsi="Times New Roman"/>
            </w:rPr>
            <w:delText xml:space="preserve"> avai</w:delText>
          </w:r>
        </w:del>
      </w:ins>
      <w:ins w:id="109" w:author="Steffen Oppel" w:date="2025-02-26T13:35:00Z">
        <w:del w:id="110" w:author="Susanne" w:date="2025-03-13T16:54:00Z">
          <w:r w:rsidDel="002A5212">
            <w:rPr>
              <w:rFonts w:ascii="Times New Roman" w:hAnsi="Times New Roman"/>
            </w:rPr>
            <w:delText>l</w:delText>
          </w:r>
        </w:del>
      </w:ins>
      <w:ins w:id="111" w:author="Steffen Oppel" w:date="2025-02-26T13:34:00Z">
        <w:del w:id="112" w:author="Susanne" w:date="2025-03-13T16:54:00Z">
          <w:r w:rsidDel="002A5212">
            <w:rPr>
              <w:rFonts w:ascii="Times New Roman" w:hAnsi="Times New Roman"/>
            </w:rPr>
            <w:delText>ab</w:delText>
          </w:r>
        </w:del>
      </w:ins>
      <w:ins w:id="113" w:author="Steffen Oppel" w:date="2025-02-26T13:35:00Z">
        <w:del w:id="114" w:author="Susanne" w:date="2025-03-13T16:54:00Z">
          <w:r w:rsidDel="002A5212">
            <w:rPr>
              <w:rFonts w:ascii="Times New Roman" w:hAnsi="Times New Roman"/>
            </w:rPr>
            <w:delText>le</w:delText>
          </w:r>
        </w:del>
      </w:ins>
      <w:r>
        <w:rPr>
          <w:rFonts w:ascii="Times New Roman" w:hAnsi="Times New Roman"/>
        </w:rPr>
        <w:t xml:space="preserve">. We also present the probability of extinction </w:t>
      </w:r>
      <w:commentRangeStart w:id="115"/>
      <w:commentRangeEnd w:id="115"/>
      <w:r>
        <w:rPr>
          <w:rFonts w:ascii="Times New Roman" w:hAnsi="Times New Roman"/>
        </w:rPr>
        <w:commentReference w:id="115"/>
      </w:r>
      <w:commentRangeStart w:id="116"/>
      <w:commentRangeEnd w:id="116"/>
      <w:r>
        <w:rPr>
          <w:rFonts w:ascii="Times New Roman" w:hAnsi="Times New Roman"/>
        </w:rPr>
        <w:commentReference w:id="116"/>
      </w:r>
      <w:commentRangeStart w:id="117"/>
      <w:commentRangeEnd w:id="117"/>
      <w:r>
        <w:rPr>
          <w:rStyle w:val="CommentReference"/>
          <w:szCs w:val="20"/>
        </w:rPr>
        <w:commentReference w:id="117"/>
      </w:r>
      <w:r>
        <w:rPr>
          <w:rFonts w:ascii="Times New Roman" w:hAnsi="Times New Roman"/>
        </w:rPr>
        <w:t>calculated as the proportion of population simulations under each scenario where the total number of adult birds was &lt;2 in the year 2049.</w:t>
      </w:r>
    </w:p>
    <w:p w14:paraId="616CD9C3" w14:textId="77777777" w:rsidR="00FE7496" w:rsidRDefault="00FE7496">
      <w:pPr>
        <w:spacing w:after="0" w:line="480" w:lineRule="auto"/>
        <w:jc w:val="both"/>
        <w:rPr>
          <w:rFonts w:ascii="Times New Roman" w:hAnsi="Times New Roman"/>
        </w:rPr>
      </w:pPr>
    </w:p>
    <w:p w14:paraId="27EAEDC0" w14:textId="77777777" w:rsidR="00FE7496" w:rsidRDefault="00FE7496">
      <w:pPr>
        <w:spacing w:after="0" w:line="480" w:lineRule="auto"/>
        <w:rPr>
          <w:rFonts w:ascii="Times New Roman" w:hAnsi="Times New Roman"/>
          <w:b/>
        </w:rPr>
      </w:pPr>
      <w:r>
        <w:rPr>
          <w:rFonts w:ascii="Times New Roman" w:hAnsi="Times New Roman"/>
          <w:b/>
        </w:rPr>
        <w:t>3. Results</w:t>
      </w:r>
    </w:p>
    <w:p w14:paraId="7AAFA567" w14:textId="77777777" w:rsidR="00FE7496" w:rsidRDefault="00FE7496">
      <w:pPr>
        <w:spacing w:after="0" w:line="480" w:lineRule="auto"/>
        <w:rPr>
          <w:rFonts w:ascii="Times New Roman" w:hAnsi="Times New Roman"/>
        </w:rPr>
      </w:pPr>
      <w:r>
        <w:rPr>
          <w:rFonts w:ascii="Times New Roman" w:hAnsi="Times New Roman"/>
          <w:b/>
        </w:rPr>
        <w:t>3.1 Population development 1993 – 2023</w:t>
      </w:r>
    </w:p>
    <w:p w14:paraId="3F696BA3" w14:textId="77777777" w:rsidR="00FE7496" w:rsidRDefault="00FE7496">
      <w:pPr>
        <w:spacing w:after="0" w:line="480" w:lineRule="auto"/>
        <w:jc w:val="both"/>
        <w:rPr>
          <w:rFonts w:ascii="Times New Roman" w:hAnsi="Times New Roman"/>
        </w:rPr>
      </w:pPr>
      <w:r>
        <w:rPr>
          <w:rFonts w:ascii="Times New Roman" w:hAnsi="Times New Roman"/>
        </w:rPr>
        <w:t xml:space="preserve">After 250 and 262 singing males were counted in 1993 and 1997, respectively, the Pomeranian population was substantially smaller in 2003 (89 singing males) and experienced a slow but continuous decrease with only one singing male recorded in 2023 (Fig. 2). </w:t>
      </w:r>
    </w:p>
    <w:p w14:paraId="4A531292" w14:textId="77777777" w:rsidR="00FE7496" w:rsidRDefault="00FE7496" w:rsidP="008A7997">
      <w:pPr>
        <w:spacing w:after="0" w:line="480" w:lineRule="auto"/>
        <w:jc w:val="both"/>
        <w:rPr>
          <w:rFonts w:ascii="Arial" w:hAnsi="Arial" w:cs="Arial"/>
          <w:b/>
          <w:sz w:val="20"/>
        </w:rPr>
      </w:pPr>
      <w:r>
        <w:rPr>
          <w:rFonts w:ascii="Times New Roman" w:hAnsi="Times New Roman"/>
        </w:rPr>
        <w:t xml:space="preserve">Our integrated population model adequately described the population decrease under the assumption that no second broods were possible (Fig. 2). </w:t>
      </w:r>
      <w:ins w:id="118" w:author="Steffen Oppel" w:date="2025-02-26T14:40:00Z">
        <w:r>
          <w:rPr>
            <w:rFonts w:ascii="Times New Roman" w:hAnsi="Times New Roman"/>
          </w:rPr>
          <w:t>U</w:t>
        </w:r>
      </w:ins>
      <w:ins w:id="119" w:author="Steffen Oppel" w:date="2025-02-26T14:35:00Z">
        <w:r>
          <w:rPr>
            <w:rFonts w:ascii="Times New Roman" w:hAnsi="Times New Roman"/>
          </w:rPr>
          <w:t xml:space="preserve">sing average adult survival </w:t>
        </w:r>
      </w:ins>
      <w:ins w:id="120" w:author="Steffen Oppel" w:date="2025-02-26T14:36:00Z">
        <w:r>
          <w:rPr>
            <w:rFonts w:ascii="Times New Roman" w:hAnsi="Times New Roman"/>
          </w:rPr>
          <w:t xml:space="preserve">probabilities from other populations </w:t>
        </w:r>
      </w:ins>
      <w:ins w:id="121" w:author="Steffen Oppel" w:date="2025-02-26T14:40:00Z">
        <w:r>
          <w:rPr>
            <w:rFonts w:ascii="Times New Roman" w:hAnsi="Times New Roman"/>
          </w:rPr>
          <w:t>(informed only</w:t>
        </w:r>
      </w:ins>
      <w:ins w:id="122" w:author="Steffen Oppel" w:date="2025-02-26T14:41:00Z">
        <w:r>
          <w:rPr>
            <w:rFonts w:ascii="Times New Roman" w:hAnsi="Times New Roman"/>
          </w:rPr>
          <w:t xml:space="preserve"> by priors: </w:t>
        </w:r>
      </w:ins>
      <w:ins w:id="123" w:author="Steffen Oppel" w:date="2025-02-26T14:40:00Z">
        <w:r>
          <w:rPr>
            <w:rFonts w:ascii="Times New Roman" w:hAnsi="Times New Roman"/>
          </w:rPr>
          <w:t>0.380</w:t>
        </w:r>
      </w:ins>
      <w:ins w:id="124" w:author="Steffen Oppel" w:date="2025-02-26T14:41:00Z">
        <w:r>
          <w:rPr>
            <w:rFonts w:ascii="Times New Roman" w:hAnsi="Times New Roman"/>
          </w:rPr>
          <w:t>;</w:t>
        </w:r>
      </w:ins>
      <w:ins w:id="125" w:author="Steffen Oppel" w:date="2025-02-26T14:40:00Z">
        <w:r>
          <w:rPr>
            <w:rFonts w:ascii="Times New Roman" w:hAnsi="Times New Roman"/>
          </w:rPr>
          <w:t xml:space="preserve"> </w:t>
        </w:r>
      </w:ins>
      <w:ins w:id="126" w:author="Steffen Oppel" w:date="2025-02-26T14:41:00Z">
        <w:r>
          <w:rPr>
            <w:rFonts w:ascii="Times New Roman" w:hAnsi="Times New Roman"/>
          </w:rPr>
          <w:t xml:space="preserve">95% credible interval: </w:t>
        </w:r>
      </w:ins>
      <w:ins w:id="127" w:author="Steffen Oppel" w:date="2025-02-26T14:40:00Z">
        <w:r>
          <w:rPr>
            <w:rFonts w:ascii="Times New Roman" w:hAnsi="Times New Roman"/>
          </w:rPr>
          <w:lastRenderedPageBreak/>
          <w:t>0.30</w:t>
        </w:r>
      </w:ins>
      <w:ins w:id="128" w:author="Steffen Oppel" w:date="2025-02-26T14:41:00Z">
        <w:r>
          <w:rPr>
            <w:rFonts w:ascii="Times New Roman" w:hAnsi="Times New Roman"/>
          </w:rPr>
          <w:t xml:space="preserve">6 - </w:t>
        </w:r>
      </w:ins>
      <w:ins w:id="129" w:author="Steffen Oppel" w:date="2025-02-26T14:40:00Z">
        <w:r>
          <w:rPr>
            <w:rFonts w:ascii="Times New Roman" w:hAnsi="Times New Roman"/>
          </w:rPr>
          <w:t>0.452</w:t>
        </w:r>
      </w:ins>
      <w:ins w:id="130" w:author="Steffen Oppel" w:date="2025-02-26T14:41:00Z">
        <w:r>
          <w:rPr>
            <w:rFonts w:ascii="Times New Roman" w:hAnsi="Times New Roman"/>
          </w:rPr>
          <w:t xml:space="preserve">), we </w:t>
        </w:r>
      </w:ins>
      <w:ins w:id="131" w:author="Steffen Oppel" w:date="2025-02-26T14:36:00Z">
        <w:r>
          <w:rPr>
            <w:rFonts w:ascii="Times New Roman" w:hAnsi="Times New Roman"/>
          </w:rPr>
          <w:t xml:space="preserve">estimated juvenile survival probability to be </w:t>
        </w:r>
        <w:commentRangeStart w:id="132"/>
        <w:r>
          <w:rPr>
            <w:rFonts w:ascii="Times New Roman" w:hAnsi="Times New Roman"/>
          </w:rPr>
          <w:t xml:space="preserve">similarly high </w:t>
        </w:r>
      </w:ins>
      <w:commentRangeEnd w:id="132"/>
      <w:r>
        <w:rPr>
          <w:rStyle w:val="CommentReference"/>
          <w:szCs w:val="20"/>
        </w:rPr>
        <w:commentReference w:id="132"/>
      </w:r>
      <w:ins w:id="133" w:author="Steffen Oppel" w:date="2025-02-26T14:36:00Z">
        <w:r>
          <w:rPr>
            <w:rFonts w:ascii="Times New Roman" w:hAnsi="Times New Roman"/>
          </w:rPr>
          <w:t>(</w:t>
        </w:r>
      </w:ins>
      <w:commentRangeStart w:id="134"/>
      <w:ins w:id="135" w:author="Steffen Oppel" w:date="2025-02-26T14:37:00Z">
        <w:r>
          <w:rPr>
            <w:rFonts w:ascii="Times New Roman" w:hAnsi="Times New Roman"/>
          </w:rPr>
          <w:t xml:space="preserve">0.366; </w:t>
        </w:r>
      </w:ins>
      <w:ins w:id="136" w:author="Steffen Oppel" w:date="2025-02-26T14:38:00Z">
        <w:r>
          <w:rPr>
            <w:rFonts w:ascii="Times New Roman" w:hAnsi="Times New Roman"/>
          </w:rPr>
          <w:t>0</w:t>
        </w:r>
      </w:ins>
      <w:ins w:id="137" w:author="Steffen Oppel" w:date="2025-02-26T14:37:00Z">
        <w:r>
          <w:rPr>
            <w:rFonts w:ascii="Times New Roman" w:hAnsi="Times New Roman"/>
          </w:rPr>
          <w:t>.302</w:t>
        </w:r>
      </w:ins>
      <w:ins w:id="138" w:author="Steffen Oppel" w:date="2025-02-26T14:38:00Z">
        <w:r>
          <w:rPr>
            <w:rFonts w:ascii="Times New Roman" w:hAnsi="Times New Roman"/>
          </w:rPr>
          <w:t xml:space="preserve"> - </w:t>
        </w:r>
      </w:ins>
      <w:ins w:id="139" w:author="Steffen Oppel" w:date="2025-02-26T14:37:00Z">
        <w:r>
          <w:rPr>
            <w:rFonts w:ascii="Times New Roman" w:hAnsi="Times New Roman"/>
          </w:rPr>
          <w:t>0.43</w:t>
        </w:r>
      </w:ins>
      <w:ins w:id="140" w:author="Steffen Oppel" w:date="2025-02-26T14:38:00Z">
        <w:r>
          <w:rPr>
            <w:rFonts w:ascii="Times New Roman" w:hAnsi="Times New Roman"/>
          </w:rPr>
          <w:t>9</w:t>
        </w:r>
      </w:ins>
      <w:commentRangeEnd w:id="134"/>
      <w:r>
        <w:rPr>
          <w:rStyle w:val="CommentReference"/>
          <w:szCs w:val="20"/>
        </w:rPr>
        <w:commentReference w:id="134"/>
      </w:r>
      <w:ins w:id="141" w:author="Steffen Oppel" w:date="2025-02-26T14:38:00Z">
        <w:r>
          <w:rPr>
            <w:rFonts w:ascii="Times New Roman" w:hAnsi="Times New Roman"/>
          </w:rPr>
          <w:t>)</w:t>
        </w:r>
      </w:ins>
      <w:ins w:id="142" w:author="Steffen Oppel" w:date="2025-02-26T14:39:00Z">
        <w:r>
          <w:rPr>
            <w:rFonts w:ascii="Times New Roman" w:hAnsi="Times New Roman"/>
          </w:rPr>
          <w:t>.</w:t>
        </w:r>
      </w:ins>
      <w:ins w:id="143" w:author="Steffen Oppel" w:date="2025-02-26T14:38:00Z">
        <w:r>
          <w:rPr>
            <w:rFonts w:ascii="Times New Roman" w:hAnsi="Times New Roman"/>
          </w:rPr>
          <w:t xml:space="preserve"> </w:t>
        </w:r>
      </w:ins>
      <w:r>
        <w:rPr>
          <w:rFonts w:ascii="Times New Roman" w:hAnsi="Times New Roman"/>
        </w:rPr>
        <w:t xml:space="preserve">When assuming that some Aquatic Warblers had been able to raise a second brood every year since 2003, the population could have potentially remained stable over the last 20 years (mean growth rate 0.99 ± 0.04; Fig. 2). If second broods had been prevented, but survival had been increased by 5% starting in 2003, the population decline would have been slightly slower than observed, but the population would not have remained stable (mean growth rate: </w:t>
      </w:r>
      <w:ins w:id="144" w:author="Susanne" w:date="2025-02-17T14:29:00Z">
        <w:r>
          <w:rPr>
            <w:rFonts w:ascii="Times New Roman" w:hAnsi="Times New Roman"/>
          </w:rPr>
          <w:t>0.</w:t>
        </w:r>
      </w:ins>
      <w:ins w:id="145" w:author="Susanne" w:date="2025-03-17T15:43:00Z">
        <w:r>
          <w:rPr>
            <w:rFonts w:ascii="Times New Roman" w:hAnsi="Times New Roman"/>
          </w:rPr>
          <w:t>91</w:t>
        </w:r>
      </w:ins>
      <w:ins w:id="146" w:author="Susanne" w:date="2025-03-17T15:56:00Z">
        <w:r>
          <w:rPr>
            <w:rFonts w:ascii="Times New Roman" w:hAnsi="Times New Roman"/>
          </w:rPr>
          <w:t xml:space="preserve"> </w:t>
        </w:r>
      </w:ins>
      <w:ins w:id="147" w:author="Susanne" w:date="2025-02-17T14:29:00Z">
        <w:r>
          <w:rPr>
            <w:rFonts w:ascii="Times New Roman" w:hAnsi="Times New Roman"/>
          </w:rPr>
          <w:t>±</w:t>
        </w:r>
      </w:ins>
      <w:ins w:id="148" w:author="Susanne" w:date="2025-03-17T15:56:00Z">
        <w:r>
          <w:rPr>
            <w:rFonts w:ascii="Times New Roman" w:hAnsi="Times New Roman"/>
          </w:rPr>
          <w:t xml:space="preserve"> </w:t>
        </w:r>
      </w:ins>
      <w:ins w:id="149" w:author="Susanne" w:date="2025-02-17T14:29:00Z">
        <w:r>
          <w:rPr>
            <w:rFonts w:ascii="Times New Roman" w:hAnsi="Times New Roman"/>
          </w:rPr>
          <w:t>0.</w:t>
        </w:r>
      </w:ins>
      <w:ins w:id="150" w:author="Susanne" w:date="2025-02-17T14:30:00Z">
        <w:r>
          <w:rPr>
            <w:rFonts w:ascii="Times New Roman" w:hAnsi="Times New Roman"/>
          </w:rPr>
          <w:t>1</w:t>
        </w:r>
      </w:ins>
      <w:ins w:id="151" w:author="Susanne" w:date="2025-03-17T15:43:00Z">
        <w:r>
          <w:rPr>
            <w:rFonts w:ascii="Times New Roman" w:hAnsi="Times New Roman"/>
          </w:rPr>
          <w:t>2</w:t>
        </w:r>
      </w:ins>
      <w:ins w:id="152" w:author="Susanne" w:date="2025-02-17T14:29:00Z">
        <w:r>
          <w:rPr>
            <w:rFonts w:ascii="Times New Roman" w:hAnsi="Times New Roman"/>
          </w:rPr>
          <w:t xml:space="preserve">; </w:t>
        </w:r>
      </w:ins>
      <w:r>
        <w:rPr>
          <w:rFonts w:ascii="Times New Roman" w:hAnsi="Times New Roman"/>
        </w:rPr>
        <w:t xml:space="preserve">Fig. 2). </w:t>
      </w:r>
      <w:ins w:id="153" w:author="Susanne" w:date="2025-03-17T15:49:00Z">
        <w:r>
          <w:rPr>
            <w:rFonts w:ascii="Times New Roman" w:hAnsi="Times New Roman"/>
          </w:rPr>
          <w:t xml:space="preserve">Lower </w:t>
        </w:r>
      </w:ins>
      <w:ins w:id="154" w:author="Susanne" w:date="2025-03-17T15:52:00Z">
        <w:r>
          <w:rPr>
            <w:rFonts w:ascii="Times New Roman" w:hAnsi="Times New Roman"/>
          </w:rPr>
          <w:t xml:space="preserve">annual </w:t>
        </w:r>
      </w:ins>
      <w:ins w:id="155" w:author="Susanne" w:date="2025-03-17T15:49:00Z">
        <w:r>
          <w:rPr>
            <w:rFonts w:ascii="Times New Roman" w:hAnsi="Times New Roman"/>
          </w:rPr>
          <w:t>survival could have also</w:t>
        </w:r>
      </w:ins>
      <w:ins w:id="156" w:author="Susanne" w:date="2025-03-17T15:50:00Z">
        <w:r>
          <w:rPr>
            <w:rFonts w:ascii="Times New Roman" w:hAnsi="Times New Roman"/>
          </w:rPr>
          <w:t xml:space="preserve"> </w:t>
        </w:r>
      </w:ins>
      <w:ins w:id="157" w:author="Susanne" w:date="2025-03-18T11:42:00Z">
        <w:r>
          <w:rPr>
            <w:rFonts w:ascii="Times New Roman" w:hAnsi="Times New Roman"/>
          </w:rPr>
          <w:t xml:space="preserve">had </w:t>
        </w:r>
      </w:ins>
      <w:ins w:id="158" w:author="Susanne" w:date="2025-03-17T15:50:00Z">
        <w:r>
          <w:rPr>
            <w:rFonts w:ascii="Times New Roman" w:hAnsi="Times New Roman"/>
          </w:rPr>
          <w:t xml:space="preserve">contributed to the decline, but </w:t>
        </w:r>
      </w:ins>
      <w:ins w:id="159" w:author="Susanne" w:date="2025-03-18T11:43:00Z">
        <w:r>
          <w:rPr>
            <w:rFonts w:ascii="Times New Roman" w:hAnsi="Times New Roman"/>
          </w:rPr>
          <w:t xml:space="preserve">projected decline is </w:t>
        </w:r>
      </w:ins>
      <w:ins w:id="160" w:author="Susanne" w:date="2025-03-17T15:50:00Z">
        <w:r>
          <w:rPr>
            <w:rFonts w:ascii="Times New Roman" w:hAnsi="Times New Roman"/>
          </w:rPr>
          <w:t xml:space="preserve">not as strong as </w:t>
        </w:r>
      </w:ins>
      <w:ins w:id="161" w:author="Susanne" w:date="2025-03-18T11:43:00Z">
        <w:r>
          <w:rPr>
            <w:rFonts w:ascii="Times New Roman" w:hAnsi="Times New Roman"/>
          </w:rPr>
          <w:t xml:space="preserve">with </w:t>
        </w:r>
      </w:ins>
      <w:ins w:id="162" w:author="Susanne" w:date="2025-03-17T15:50:00Z">
        <w:r>
          <w:rPr>
            <w:rFonts w:ascii="Times New Roman" w:hAnsi="Times New Roman"/>
          </w:rPr>
          <w:t>the prevention of second broods (</w:t>
        </w:r>
      </w:ins>
      <w:ins w:id="163" w:author="Susanne" w:date="2025-03-17T15:49:00Z">
        <w:r>
          <w:rPr>
            <w:rFonts w:ascii="Times New Roman" w:hAnsi="Times New Roman"/>
          </w:rPr>
          <w:t>mean growth rate: 0.93</w:t>
        </w:r>
      </w:ins>
      <w:ins w:id="164" w:author="Susanne" w:date="2025-03-17T15:56:00Z">
        <w:r>
          <w:rPr>
            <w:rFonts w:ascii="Times New Roman" w:hAnsi="Times New Roman"/>
          </w:rPr>
          <w:t xml:space="preserve"> </w:t>
        </w:r>
      </w:ins>
      <w:ins w:id="165" w:author="Susanne" w:date="2025-03-17T15:49:00Z">
        <w:r>
          <w:rPr>
            <w:rFonts w:ascii="Times New Roman" w:hAnsi="Times New Roman"/>
          </w:rPr>
          <w:t>±</w:t>
        </w:r>
      </w:ins>
      <w:ins w:id="166" w:author="Susanne" w:date="2025-03-17T15:56:00Z">
        <w:r>
          <w:rPr>
            <w:rFonts w:ascii="Times New Roman" w:hAnsi="Times New Roman"/>
          </w:rPr>
          <w:t xml:space="preserve"> </w:t>
        </w:r>
      </w:ins>
      <w:ins w:id="167" w:author="Susanne" w:date="2025-03-17T15:49:00Z">
        <w:r>
          <w:rPr>
            <w:rFonts w:ascii="Times New Roman" w:hAnsi="Times New Roman"/>
          </w:rPr>
          <w:t>0.10; Fig. 2)</w:t>
        </w:r>
      </w:ins>
      <w:ins w:id="168" w:author="Susanne" w:date="2025-03-17T15:56:00Z">
        <w:r>
          <w:rPr>
            <w:rFonts w:ascii="Times New Roman" w:hAnsi="Times New Roman"/>
          </w:rPr>
          <w:t>.</w:t>
        </w:r>
      </w:ins>
    </w:p>
    <w:p w14:paraId="6FFC5A61" w14:textId="77777777" w:rsidR="00FE7496" w:rsidRDefault="00FE7496" w:rsidP="008A7997">
      <w:pPr>
        <w:spacing w:after="0" w:line="480" w:lineRule="auto"/>
        <w:rPr>
          <w:rFonts w:ascii="Arial" w:hAnsi="Arial" w:cs="Arial"/>
          <w:b/>
          <w:sz w:val="22"/>
        </w:rPr>
      </w:pPr>
    </w:p>
    <w:p w14:paraId="3F24384B" w14:textId="77777777" w:rsidR="00FE7496" w:rsidRDefault="00FE7496" w:rsidP="008A7997">
      <w:pPr>
        <w:spacing w:after="0" w:line="480" w:lineRule="auto"/>
        <w:rPr>
          <w:rFonts w:ascii="Times New Roman" w:hAnsi="Times New Roman"/>
        </w:rPr>
      </w:pPr>
      <w:r>
        <w:rPr>
          <w:rFonts w:ascii="Times New Roman" w:hAnsi="Times New Roman"/>
          <w:b/>
        </w:rPr>
        <w:t>3.2 Reinforcement and management scenarios</w:t>
      </w:r>
    </w:p>
    <w:p w14:paraId="6B90753A" w14:textId="77777777" w:rsidR="00FE7496" w:rsidRPr="00BF2410" w:rsidRDefault="00FE7496" w:rsidP="00AB1937">
      <w:pPr>
        <w:numPr>
          <w:ins w:id="169" w:author="Susanne" w:date="2025-03-18T11:50:00Z"/>
        </w:numPr>
        <w:spacing w:after="0" w:line="480" w:lineRule="auto"/>
        <w:jc w:val="both"/>
        <w:rPr>
          <w:rFonts w:ascii="Times New Roman" w:hAnsi="Times New Roman"/>
        </w:rPr>
      </w:pPr>
      <w:r>
        <w:rPr>
          <w:rFonts w:ascii="Times New Roman" w:hAnsi="Times New Roman"/>
        </w:rPr>
        <w:t>Our future population projections indicate that survival and habitat availability are key limiting factors for the persistence of the Aquatic Warbler population in Pomerania, while the duration of reinforcement only modulated the time when a stable population may be reached (Fig. 3). Scenarios preventing second broods and using the same survival probability that we estimated for the past population trend, would not be able to retain a population regardless of the amount of available habitat or the duration of reinforcement</w:t>
      </w:r>
      <w:ins w:id="170" w:author="Susanne" w:date="2025-03-17T16:49:00Z">
        <w:r>
          <w:rPr>
            <w:rFonts w:ascii="Times New Roman" w:hAnsi="Times New Roman"/>
          </w:rPr>
          <w:t xml:space="preserve"> (</w:t>
        </w:r>
        <w:commentRangeStart w:id="171"/>
        <w:r>
          <w:rPr>
            <w:rFonts w:ascii="Times New Roman" w:hAnsi="Times New Roman"/>
          </w:rPr>
          <w:t xml:space="preserve">Fig. </w:t>
        </w:r>
      </w:ins>
      <w:ins w:id="172" w:author="Susanne" w:date="2025-03-19T08:17:00Z">
        <w:r>
          <w:rPr>
            <w:rFonts w:ascii="Times New Roman" w:hAnsi="Times New Roman"/>
          </w:rPr>
          <w:t>A</w:t>
        </w:r>
      </w:ins>
      <w:ins w:id="173" w:author="Susanne" w:date="2025-03-17T16:49:00Z">
        <w:r>
          <w:rPr>
            <w:rFonts w:ascii="Times New Roman" w:hAnsi="Times New Roman"/>
          </w:rPr>
          <w:t>1</w:t>
        </w:r>
      </w:ins>
      <w:commentRangeEnd w:id="171"/>
      <w:ins w:id="174" w:author="Susanne" w:date="2025-03-17T16:50:00Z">
        <w:r>
          <w:rPr>
            <w:rStyle w:val="CommentReference"/>
            <w:szCs w:val="20"/>
          </w:rPr>
          <w:commentReference w:id="171"/>
        </w:r>
      </w:ins>
      <w:ins w:id="175" w:author="Susanne" w:date="2025-03-17T16:49:00Z">
        <w:r>
          <w:rPr>
            <w:rFonts w:ascii="Times New Roman" w:hAnsi="Times New Roman"/>
          </w:rPr>
          <w:t>)</w:t>
        </w:r>
      </w:ins>
      <w:r>
        <w:rPr>
          <w:rFonts w:ascii="Times New Roman" w:hAnsi="Times New Roman"/>
        </w:rPr>
        <w:t xml:space="preserve">. Scenarios that allow second broods still require an increase in available habitat to achieve </w:t>
      </w:r>
      <w:ins w:id="176" w:author="Susanne" w:date="2025-03-18T10:33:00Z">
        <w:r>
          <w:rPr>
            <w:rFonts w:ascii="Times New Roman" w:hAnsi="Times New Roman"/>
          </w:rPr>
          <w:t xml:space="preserve">a </w:t>
        </w:r>
      </w:ins>
      <w:r>
        <w:rPr>
          <w:rFonts w:ascii="Times New Roman" w:hAnsi="Times New Roman"/>
        </w:rPr>
        <w:t xml:space="preserve">stable population </w:t>
      </w:r>
      <w:del w:id="177" w:author="Susanne" w:date="2025-03-18T10:31:00Z">
        <w:r w:rsidDel="00A27E14">
          <w:rPr>
            <w:rFonts w:ascii="Times New Roman" w:hAnsi="Times New Roman"/>
          </w:rPr>
          <w:delText xml:space="preserve">with </w:delText>
        </w:r>
      </w:del>
      <w:ins w:id="178" w:author="Susanne" w:date="2025-03-18T10:31:00Z">
        <w:r>
          <w:rPr>
            <w:rFonts w:ascii="Times New Roman" w:hAnsi="Times New Roman"/>
          </w:rPr>
          <w:t xml:space="preserve">of </w:t>
        </w:r>
      </w:ins>
      <w:r>
        <w:rPr>
          <w:rFonts w:ascii="Times New Roman" w:hAnsi="Times New Roman"/>
        </w:rPr>
        <w:t>at least 1</w:t>
      </w:r>
      <w:ins w:id="179" w:author="Steffen Oppel" w:date="2025-02-26T14:58:00Z">
        <w:r>
          <w:rPr>
            <w:rFonts w:ascii="Times New Roman" w:hAnsi="Times New Roman"/>
          </w:rPr>
          <w:t>00 adult birds</w:t>
        </w:r>
      </w:ins>
      <w:ins w:id="180" w:author="Susanne" w:date="2025-02-10T14:31:00Z">
        <w:r>
          <w:rPr>
            <w:rFonts w:ascii="Times New Roman" w:hAnsi="Times New Roman"/>
          </w:rPr>
          <w:t xml:space="preserve"> </w:t>
        </w:r>
      </w:ins>
      <w:ins w:id="181" w:author="Susanne" w:date="2025-02-10T14:33:00Z">
        <w:r>
          <w:rPr>
            <w:rFonts w:ascii="Times New Roman" w:hAnsi="Times New Roman"/>
          </w:rPr>
          <w:t>(</w:t>
        </w:r>
      </w:ins>
      <w:ins w:id="182" w:author="Susanne" w:date="2025-02-10T14:37:00Z">
        <w:r>
          <w:rPr>
            <w:rFonts w:ascii="Times New Roman" w:hAnsi="Times New Roman"/>
          </w:rPr>
          <w:t>Fig. 3</w:t>
        </w:r>
      </w:ins>
      <w:ins w:id="183" w:author="Susanne" w:date="2025-03-19T08:18:00Z">
        <w:r>
          <w:rPr>
            <w:rFonts w:ascii="Times New Roman" w:hAnsi="Times New Roman"/>
          </w:rPr>
          <w:t>;</w:t>
        </w:r>
      </w:ins>
      <w:ins w:id="184" w:author="Susanne" w:date="2025-02-10T14:37:00Z">
        <w:r>
          <w:rPr>
            <w:rFonts w:ascii="Times New Roman" w:hAnsi="Times New Roman"/>
          </w:rPr>
          <w:t xml:space="preserve"> </w:t>
        </w:r>
      </w:ins>
      <w:ins w:id="185" w:author="Susanne" w:date="2025-02-10T14:33:00Z">
        <w:r>
          <w:rPr>
            <w:rFonts w:ascii="Times New Roman" w:hAnsi="Times New Roman"/>
          </w:rPr>
          <w:t>Fig. 4).</w:t>
        </w:r>
      </w:ins>
      <w:ins w:id="186" w:author="Susanne" w:date="2025-02-10T14:37:00Z">
        <w:r>
          <w:rPr>
            <w:rFonts w:ascii="Times New Roman" w:hAnsi="Times New Roman"/>
          </w:rPr>
          <w:t xml:space="preserve"> </w:t>
        </w:r>
      </w:ins>
      <w:ins w:id="187" w:author="Susanne" w:date="2025-02-10T14:46:00Z">
        <w:r>
          <w:rPr>
            <w:rFonts w:ascii="Times New Roman" w:hAnsi="Times New Roman"/>
          </w:rPr>
          <w:t>With</w:t>
        </w:r>
      </w:ins>
      <w:ins w:id="188" w:author="Susanne" w:date="2025-02-18T10:53:00Z">
        <w:r>
          <w:rPr>
            <w:rFonts w:ascii="Times New Roman" w:hAnsi="Times New Roman"/>
          </w:rPr>
          <w:t xml:space="preserve"> less than 1000 ha available breeding habitat</w:t>
        </w:r>
      </w:ins>
      <w:ins w:id="189" w:author="Susanne" w:date="2025-02-10T14:46:00Z">
        <w:r>
          <w:rPr>
            <w:rFonts w:ascii="Times New Roman" w:hAnsi="Times New Roman"/>
          </w:rPr>
          <w:t xml:space="preserve">, </w:t>
        </w:r>
      </w:ins>
      <w:r>
        <w:rPr>
          <w:rFonts w:ascii="Times New Roman" w:hAnsi="Times New Roman"/>
        </w:rPr>
        <w:t xml:space="preserve">populations may decline as soon as the reinforcement stops </w:t>
      </w:r>
      <w:ins w:id="190" w:author="Susanne" w:date="2025-03-18T11:15:00Z">
        <w:r>
          <w:rPr>
            <w:rFonts w:ascii="Times New Roman" w:hAnsi="Times New Roman"/>
          </w:rPr>
          <w:t xml:space="preserve">and target population size </w:t>
        </w:r>
      </w:ins>
      <w:ins w:id="191" w:author="Susanne" w:date="2025-03-18T11:16:00Z">
        <w:r>
          <w:rPr>
            <w:rFonts w:ascii="Times New Roman" w:hAnsi="Times New Roman"/>
          </w:rPr>
          <w:t xml:space="preserve">is </w:t>
        </w:r>
      </w:ins>
      <w:ins w:id="192" w:author="Susanne" w:date="2025-03-18T11:15:00Z">
        <w:r>
          <w:rPr>
            <w:rFonts w:ascii="Times New Roman" w:hAnsi="Times New Roman"/>
          </w:rPr>
          <w:t>not reached</w:t>
        </w:r>
      </w:ins>
      <w:ins w:id="193" w:author="Susanne" w:date="2025-03-18T11:41:00Z">
        <w:r>
          <w:rPr>
            <w:rFonts w:ascii="Times New Roman" w:hAnsi="Times New Roman"/>
          </w:rPr>
          <w:t xml:space="preserve"> after 25 years,</w:t>
        </w:r>
      </w:ins>
      <w:ins w:id="194" w:author="Susanne" w:date="2025-03-18T11:15:00Z">
        <w:r>
          <w:rPr>
            <w:rFonts w:ascii="Times New Roman" w:hAnsi="Times New Roman"/>
          </w:rPr>
          <w:t xml:space="preserve"> </w:t>
        </w:r>
      </w:ins>
      <w:r>
        <w:rPr>
          <w:rFonts w:ascii="Times New Roman" w:hAnsi="Times New Roman"/>
        </w:rPr>
        <w:t>even if Aquatic Warblers can raise two broods per year and releases are continued for 15 years</w:t>
      </w:r>
      <w:ins w:id="195" w:author="Susanne" w:date="2025-03-18T11:08:00Z">
        <w:r>
          <w:rPr>
            <w:rFonts w:ascii="Times New Roman" w:hAnsi="Times New Roman"/>
          </w:rPr>
          <w:t xml:space="preserve"> (</w:t>
        </w:r>
      </w:ins>
      <w:ins w:id="196" w:author="Susanne" w:date="2025-03-18T11:13:00Z">
        <w:r>
          <w:rPr>
            <w:rFonts w:ascii="Times New Roman" w:hAnsi="Times New Roman"/>
          </w:rPr>
          <w:t>Fig. 3</w:t>
        </w:r>
      </w:ins>
      <w:ins w:id="197" w:author="Susanne" w:date="2025-03-19T08:18:00Z">
        <w:r>
          <w:rPr>
            <w:rFonts w:ascii="Times New Roman" w:hAnsi="Times New Roman"/>
          </w:rPr>
          <w:t>;</w:t>
        </w:r>
      </w:ins>
      <w:ins w:id="198" w:author="Susanne" w:date="2025-03-18T11:13:00Z">
        <w:r>
          <w:rPr>
            <w:rFonts w:ascii="Times New Roman" w:hAnsi="Times New Roman"/>
          </w:rPr>
          <w:t xml:space="preserve"> </w:t>
        </w:r>
      </w:ins>
      <w:ins w:id="199" w:author="Susanne" w:date="2025-03-18T11:08:00Z">
        <w:r>
          <w:rPr>
            <w:rFonts w:ascii="Times New Roman" w:hAnsi="Times New Roman"/>
          </w:rPr>
          <w:t xml:space="preserve">Fig. 4). </w:t>
        </w:r>
      </w:ins>
      <w:ins w:id="200" w:author="Susanne" w:date="2025-03-18T11:09:00Z">
        <w:r>
          <w:rPr>
            <w:rFonts w:ascii="Times New Roman" w:hAnsi="Times New Roman"/>
          </w:rPr>
          <w:t xml:space="preserve">Additionally, </w:t>
        </w:r>
      </w:ins>
      <w:ins w:id="201" w:author="Susanne" w:date="2025-03-18T11:12:00Z">
        <w:r>
          <w:rPr>
            <w:rFonts w:ascii="Times New Roman" w:hAnsi="Times New Roman"/>
          </w:rPr>
          <w:t>in</w:t>
        </w:r>
      </w:ins>
      <w:ins w:id="202" w:author="Susanne" w:date="2025-03-18T11:09:00Z">
        <w:r>
          <w:rPr>
            <w:rFonts w:ascii="Times New Roman" w:hAnsi="Times New Roman"/>
          </w:rPr>
          <w:t xml:space="preserve"> small </w:t>
        </w:r>
      </w:ins>
      <w:ins w:id="203" w:author="Susanne" w:date="2025-03-18T11:12:00Z">
        <w:r>
          <w:rPr>
            <w:rFonts w:ascii="Times New Roman" w:hAnsi="Times New Roman"/>
          </w:rPr>
          <w:t>habitats</w:t>
        </w:r>
      </w:ins>
      <w:ins w:id="204" w:author="Susanne" w:date="2025-03-18T11:09:00Z">
        <w:r>
          <w:rPr>
            <w:rFonts w:ascii="Times New Roman" w:hAnsi="Times New Roman"/>
          </w:rPr>
          <w:t xml:space="preserve">, </w:t>
        </w:r>
      </w:ins>
      <w:ins w:id="205" w:author="Steffen Oppel" w:date="2025-02-26T15:00:00Z">
        <w:del w:id="206" w:author="Susanne" w:date="2025-03-18T11:10:00Z">
          <w:r w:rsidDel="004930C7">
            <w:rPr>
              <w:rFonts w:ascii="Times New Roman" w:hAnsi="Times New Roman"/>
            </w:rPr>
            <w:delText xml:space="preserve">only 5 years of </w:delText>
          </w:r>
        </w:del>
        <w:r>
          <w:rPr>
            <w:rFonts w:ascii="Times New Roman" w:hAnsi="Times New Roman"/>
          </w:rPr>
          <w:t xml:space="preserve">releases will likely </w:t>
        </w:r>
        <w:del w:id="207" w:author="Susanne" w:date="2025-03-18T11:11:00Z">
          <w:r w:rsidDel="004930C7">
            <w:rPr>
              <w:rFonts w:ascii="Times New Roman" w:hAnsi="Times New Roman"/>
            </w:rPr>
            <w:delText xml:space="preserve">suffice to </w:delText>
          </w:r>
        </w:del>
        <w:r>
          <w:rPr>
            <w:rFonts w:ascii="Times New Roman" w:hAnsi="Times New Roman"/>
          </w:rPr>
          <w:t xml:space="preserve">exhaust the carrying capacity of available </w:t>
        </w:r>
        <w:del w:id="208" w:author="Susanne" w:date="2025-03-18T11:12:00Z">
          <w:r w:rsidDel="004930C7">
            <w:rPr>
              <w:rFonts w:ascii="Times New Roman" w:hAnsi="Times New Roman"/>
            </w:rPr>
            <w:delText>habitat</w:delText>
          </w:r>
        </w:del>
      </w:ins>
      <w:ins w:id="209" w:author="Susanne" w:date="2025-03-18T11:12:00Z">
        <w:r>
          <w:rPr>
            <w:rFonts w:ascii="Times New Roman" w:hAnsi="Times New Roman"/>
          </w:rPr>
          <w:t>area</w:t>
        </w:r>
      </w:ins>
      <w:ins w:id="210" w:author="Steffen Oppel" w:date="2025-02-26T15:00:00Z">
        <w:r>
          <w:rPr>
            <w:rFonts w:ascii="Times New Roman" w:hAnsi="Times New Roman"/>
          </w:rPr>
          <w:t xml:space="preserve">, and further </w:t>
        </w:r>
        <w:del w:id="211" w:author="Susanne" w:date="2025-03-18T11:16:00Z">
          <w:r w:rsidDel="00BF3C7D">
            <w:rPr>
              <w:rFonts w:ascii="Times New Roman" w:hAnsi="Times New Roman"/>
            </w:rPr>
            <w:delText>increas</w:delText>
          </w:r>
        </w:del>
      </w:ins>
      <w:ins w:id="212" w:author="Susanne" w:date="2025-03-18T11:16:00Z">
        <w:r>
          <w:rPr>
            <w:rFonts w:ascii="Times New Roman" w:hAnsi="Times New Roman"/>
          </w:rPr>
          <w:t>releas</w:t>
        </w:r>
      </w:ins>
      <w:ins w:id="213" w:author="Steffen Oppel" w:date="2025-02-26T15:00:00Z">
        <w:r>
          <w:rPr>
            <w:rFonts w:ascii="Times New Roman" w:hAnsi="Times New Roman"/>
          </w:rPr>
          <w:t>es might lead to overpopulation an</w:t>
        </w:r>
      </w:ins>
      <w:ins w:id="214" w:author="Steffen Oppel" w:date="2025-02-26T15:01:00Z">
        <w:r>
          <w:rPr>
            <w:rFonts w:ascii="Times New Roman" w:hAnsi="Times New Roman"/>
          </w:rPr>
          <w:t>d loss of individuals</w:t>
        </w:r>
      </w:ins>
      <w:ins w:id="215" w:author="Susanne" w:date="2025-02-10T14:46:00Z">
        <w:r>
          <w:rPr>
            <w:rFonts w:ascii="Times New Roman" w:hAnsi="Times New Roman"/>
          </w:rPr>
          <w:t xml:space="preserve"> (</w:t>
        </w:r>
      </w:ins>
      <w:ins w:id="216" w:author="Susanne" w:date="2025-02-18T12:07:00Z">
        <w:r>
          <w:rPr>
            <w:rFonts w:ascii="Times New Roman" w:hAnsi="Times New Roman"/>
          </w:rPr>
          <w:t>Fig. 3</w:t>
        </w:r>
      </w:ins>
      <w:ins w:id="217" w:author="Susanne" w:date="2025-03-18T11:13:00Z">
        <w:r>
          <w:rPr>
            <w:rFonts w:ascii="Times New Roman" w:hAnsi="Times New Roman"/>
          </w:rPr>
          <w:t>)</w:t>
        </w:r>
      </w:ins>
      <w:ins w:id="218" w:author="Susanne" w:date="2025-02-10T14:46:00Z">
        <w:r>
          <w:rPr>
            <w:rFonts w:ascii="Times New Roman" w:hAnsi="Times New Roman"/>
          </w:rPr>
          <w:t>.</w:t>
        </w:r>
      </w:ins>
      <w:ins w:id="219" w:author="Susanne" w:date="2025-03-18T11:07:00Z">
        <w:r>
          <w:rPr>
            <w:rFonts w:ascii="Times New Roman" w:hAnsi="Times New Roman"/>
          </w:rPr>
          <w:t xml:space="preserve"> </w:t>
        </w:r>
      </w:ins>
      <w:ins w:id="220" w:author="Susanne" w:date="2025-03-18T11:17:00Z">
        <w:r>
          <w:rPr>
            <w:rFonts w:ascii="Times New Roman" w:hAnsi="Times New Roman"/>
          </w:rPr>
          <w:t>Without a</w:t>
        </w:r>
      </w:ins>
      <w:ins w:id="221" w:author="Susanne" w:date="2025-02-10T14:37:00Z">
        <w:r>
          <w:rPr>
            <w:rFonts w:ascii="Times New Roman" w:hAnsi="Times New Roman"/>
          </w:rPr>
          <w:t>n</w:t>
        </w:r>
      </w:ins>
      <w:r>
        <w:rPr>
          <w:rFonts w:ascii="Times New Roman" w:hAnsi="Times New Roman"/>
        </w:rPr>
        <w:t xml:space="preserve"> improve</w:t>
      </w:r>
      <w:ins w:id="222" w:author="Susanne" w:date="2025-03-18T11:17:00Z">
        <w:r>
          <w:rPr>
            <w:rFonts w:ascii="Times New Roman" w:hAnsi="Times New Roman"/>
          </w:rPr>
          <w:t>ment in</w:t>
        </w:r>
      </w:ins>
      <w:ins w:id="223" w:author="Susanne" w:date="2025-03-18T11:46:00Z">
        <w:r>
          <w:rPr>
            <w:rFonts w:ascii="Times New Roman" w:hAnsi="Times New Roman"/>
          </w:rPr>
          <w:t xml:space="preserve"> annual</w:t>
        </w:r>
      </w:ins>
      <w:r>
        <w:rPr>
          <w:rFonts w:ascii="Times New Roman" w:hAnsi="Times New Roman"/>
        </w:rPr>
        <w:t xml:space="preserve"> survival</w:t>
      </w:r>
      <w:ins w:id="224" w:author="Susanne" w:date="2025-03-18T11:49:00Z">
        <w:r>
          <w:rPr>
            <w:rFonts w:ascii="Times New Roman" w:hAnsi="Times New Roman"/>
          </w:rPr>
          <w:t>,</w:t>
        </w:r>
      </w:ins>
      <w:r>
        <w:rPr>
          <w:rFonts w:ascii="Times New Roman" w:hAnsi="Times New Roman"/>
        </w:rPr>
        <w:t xml:space="preserve"> </w:t>
      </w:r>
      <w:del w:id="225" w:author="Susanne" w:date="2025-03-18T11:44:00Z">
        <w:r w:rsidDel="004610C1">
          <w:rPr>
            <w:rFonts w:ascii="Times New Roman" w:hAnsi="Times New Roman"/>
          </w:rPr>
          <w:lastRenderedPageBreak/>
          <w:delText xml:space="preserve">would facilitate a </w:delText>
        </w:r>
      </w:del>
      <w:ins w:id="226" w:author="Steffen Oppel" w:date="2025-02-26T15:01:00Z">
        <w:del w:id="227" w:author="Susanne" w:date="2025-03-18T11:44:00Z">
          <w:r w:rsidDel="004610C1">
            <w:rPr>
              <w:rFonts w:ascii="Times New Roman" w:hAnsi="Times New Roman"/>
            </w:rPr>
            <w:delText xml:space="preserve">faster </w:delText>
          </w:r>
        </w:del>
      </w:ins>
      <w:r>
        <w:rPr>
          <w:rFonts w:ascii="Times New Roman" w:hAnsi="Times New Roman"/>
        </w:rPr>
        <w:t>re</w:t>
      </w:r>
      <w:ins w:id="228" w:author="Susanne" w:date="2025-03-18T11:49:00Z">
        <w:r>
          <w:rPr>
            <w:rFonts w:ascii="Times New Roman" w:hAnsi="Times New Roman"/>
          </w:rPr>
          <w:t>storing</w:t>
        </w:r>
      </w:ins>
      <w:del w:id="229" w:author="Susanne" w:date="2025-03-18T11:50:00Z">
        <w:r w:rsidDel="00BF2410">
          <w:rPr>
            <w:rFonts w:ascii="Times New Roman" w:hAnsi="Times New Roman"/>
          </w:rPr>
          <w:delText>overy of</w:delText>
        </w:r>
      </w:del>
      <w:r>
        <w:rPr>
          <w:rFonts w:ascii="Times New Roman" w:hAnsi="Times New Roman"/>
        </w:rPr>
        <w:t xml:space="preserve"> the population</w:t>
      </w:r>
      <w:commentRangeStart w:id="230"/>
      <w:commentRangeEnd w:id="230"/>
      <w:r>
        <w:rPr>
          <w:rFonts w:ascii="Times New Roman" w:hAnsi="Times New Roman"/>
        </w:rPr>
        <w:commentReference w:id="230"/>
      </w:r>
      <w:ins w:id="231" w:author="Susanne" w:date="2025-03-18T11:48:00Z">
        <w:r>
          <w:rPr>
            <w:rFonts w:ascii="Times New Roman" w:hAnsi="Times New Roman"/>
          </w:rPr>
          <w:t xml:space="preserve"> </w:t>
        </w:r>
      </w:ins>
      <w:ins w:id="232" w:author="Susanne" w:date="2025-03-18T11:50:00Z">
        <w:r>
          <w:rPr>
            <w:rFonts w:ascii="Times New Roman" w:hAnsi="Times New Roman"/>
          </w:rPr>
          <w:t>to</w:t>
        </w:r>
      </w:ins>
      <w:ins w:id="233" w:author="Susanne" w:date="2025-03-18T11:48:00Z">
        <w:r>
          <w:rPr>
            <w:rFonts w:ascii="Times New Roman" w:hAnsi="Times New Roman"/>
          </w:rPr>
          <w:t xml:space="preserve"> a target size of 100 adult individuals</w:t>
        </w:r>
      </w:ins>
      <w:ins w:id="234" w:author="Susanne" w:date="2025-02-10T15:09:00Z">
        <w:r>
          <w:rPr>
            <w:rFonts w:ascii="Times New Roman" w:hAnsi="Times New Roman"/>
          </w:rPr>
          <w:t xml:space="preserve"> </w:t>
        </w:r>
      </w:ins>
      <w:ins w:id="235" w:author="Susanne" w:date="2025-03-18T11:45:00Z">
        <w:r>
          <w:rPr>
            <w:rFonts w:ascii="Times New Roman" w:hAnsi="Times New Roman"/>
          </w:rPr>
          <w:t xml:space="preserve">may not </w:t>
        </w:r>
      </w:ins>
      <w:ins w:id="236" w:author="Susanne" w:date="2025-03-18T11:49:00Z">
        <w:r>
          <w:rPr>
            <w:rFonts w:ascii="Times New Roman" w:hAnsi="Times New Roman"/>
          </w:rPr>
          <w:t xml:space="preserve">be </w:t>
        </w:r>
      </w:ins>
      <w:ins w:id="237" w:author="Susanne" w:date="2025-03-18T11:45:00Z">
        <w:r>
          <w:rPr>
            <w:rFonts w:ascii="Times New Roman" w:hAnsi="Times New Roman"/>
          </w:rPr>
          <w:t xml:space="preserve">achievable </w:t>
        </w:r>
      </w:ins>
      <w:ins w:id="238" w:author="Susanne" w:date="2025-02-07T10:32:00Z">
        <w:r>
          <w:rPr>
            <w:rFonts w:ascii="Times New Roman" w:hAnsi="Times New Roman"/>
          </w:rPr>
          <w:t>(</w:t>
        </w:r>
      </w:ins>
      <w:ins w:id="239" w:author="Susanne" w:date="2025-02-10T15:09:00Z">
        <w:r>
          <w:rPr>
            <w:rFonts w:ascii="Times New Roman" w:hAnsi="Times New Roman"/>
          </w:rPr>
          <w:t>Fig. 4</w:t>
        </w:r>
      </w:ins>
      <w:ins w:id="240" w:author="Susanne" w:date="2025-02-07T10:33:00Z">
        <w:r>
          <w:rPr>
            <w:rFonts w:ascii="Times New Roman" w:hAnsi="Times New Roman"/>
          </w:rPr>
          <w:t>)</w:t>
        </w:r>
      </w:ins>
      <w:ins w:id="241" w:author="Susanne" w:date="2025-02-10T15:09:00Z">
        <w:r>
          <w:rPr>
            <w:rFonts w:ascii="Times New Roman" w:hAnsi="Times New Roman"/>
          </w:rPr>
          <w:t xml:space="preserve">. </w:t>
        </w:r>
      </w:ins>
      <w:r>
        <w:rPr>
          <w:rFonts w:ascii="Times New Roman" w:hAnsi="Times New Roman"/>
        </w:rPr>
        <w:t xml:space="preserve">However, all </w:t>
      </w:r>
      <w:del w:id="242" w:author="Susanne" w:date="2025-03-18T11:46:00Z">
        <w:r w:rsidDel="004610C1">
          <w:rPr>
            <w:rFonts w:ascii="Times New Roman" w:hAnsi="Times New Roman"/>
          </w:rPr>
          <w:delText>of these</w:delText>
        </w:r>
      </w:del>
      <w:ins w:id="243" w:author="Susanne" w:date="2025-03-18T11:46:00Z">
        <w:r>
          <w:rPr>
            <w:rFonts w:ascii="Times New Roman" w:hAnsi="Times New Roman"/>
          </w:rPr>
          <w:t xml:space="preserve">the </w:t>
        </w:r>
      </w:ins>
      <w:r>
        <w:rPr>
          <w:rFonts w:ascii="Times New Roman" w:hAnsi="Times New Roman"/>
        </w:rPr>
        <w:t>projections are surrounded by very large uncertainty and only perpetual reinforcement and unlimited habitat resulted in an extinction probability of 0</w:t>
      </w:r>
      <w:ins w:id="244" w:author="Steffen Oppel" w:date="2025-02-26T16:12:00Z">
        <w:r>
          <w:rPr>
            <w:rFonts w:ascii="Times New Roman" w:hAnsi="Times New Roman"/>
          </w:rPr>
          <w:t xml:space="preserve"> (Fig. </w:t>
        </w:r>
      </w:ins>
      <w:ins w:id="245" w:author="Susanne" w:date="2025-03-19T08:17:00Z">
        <w:r>
          <w:rPr>
            <w:rFonts w:ascii="Times New Roman" w:hAnsi="Times New Roman"/>
          </w:rPr>
          <w:t>A</w:t>
        </w:r>
      </w:ins>
      <w:ins w:id="246" w:author="Steffen Oppel" w:date="2025-02-26T16:12:00Z">
        <w:del w:id="247" w:author="Susanne" w:date="2025-03-19T08:17:00Z">
          <w:r w:rsidDel="0051283A">
            <w:rPr>
              <w:rFonts w:ascii="Times New Roman" w:hAnsi="Times New Roman"/>
            </w:rPr>
            <w:delText>S</w:delText>
          </w:r>
        </w:del>
        <w:del w:id="248" w:author="Susanne" w:date="2025-03-17T16:49:00Z">
          <w:r w:rsidDel="00795039">
            <w:rPr>
              <w:rFonts w:ascii="Times New Roman" w:hAnsi="Times New Roman"/>
            </w:rPr>
            <w:delText>1</w:delText>
          </w:r>
        </w:del>
      </w:ins>
      <w:commentRangeStart w:id="249"/>
      <w:commentRangeEnd w:id="249"/>
      <w:del w:id="250" w:author="Susanne" w:date="2025-03-17T16:49:00Z">
        <w:r w:rsidDel="00795039">
          <w:rPr>
            <w:rFonts w:ascii="Times New Roman" w:hAnsi="Times New Roman"/>
          </w:rPr>
          <w:commentReference w:id="249"/>
        </w:r>
      </w:del>
      <w:ins w:id="251" w:author="Susanne" w:date="2025-03-17T16:49:00Z">
        <w:r>
          <w:rPr>
            <w:rFonts w:ascii="Times New Roman" w:hAnsi="Times New Roman"/>
          </w:rPr>
          <w:t>2</w:t>
        </w:r>
      </w:ins>
      <w:ins w:id="252" w:author="Susanne" w:date="2025-03-17T16:50:00Z">
        <w:r>
          <w:rPr>
            <w:rFonts w:ascii="Times New Roman" w:hAnsi="Times New Roman"/>
          </w:rPr>
          <w:t>?</w:t>
        </w:r>
      </w:ins>
      <w:ins w:id="253" w:author="Steffen Oppel" w:date="2025-02-26T16:12:00Z">
        <w:r>
          <w:rPr>
            <w:rFonts w:ascii="Times New Roman" w:hAnsi="Times New Roman"/>
          </w:rPr>
          <w:t>)</w:t>
        </w:r>
      </w:ins>
      <w:r>
        <w:rPr>
          <w:rFonts w:ascii="Times New Roman" w:hAnsi="Times New Roman"/>
        </w:rPr>
        <w:t>.</w:t>
      </w:r>
    </w:p>
    <w:p w14:paraId="1FEE2610" w14:textId="77777777" w:rsidR="00FE7496" w:rsidRDefault="00FE7496">
      <w:pPr>
        <w:spacing w:after="0" w:line="480" w:lineRule="auto"/>
        <w:rPr>
          <w:rFonts w:ascii="Arial" w:hAnsi="Arial" w:cs="Arial"/>
          <w:sz w:val="20"/>
        </w:rPr>
      </w:pPr>
    </w:p>
    <w:p w14:paraId="0E36EE2F" w14:textId="77777777" w:rsidR="00FE7496" w:rsidRDefault="00FE7496">
      <w:pPr>
        <w:spacing w:after="0" w:line="480" w:lineRule="auto"/>
        <w:rPr>
          <w:rFonts w:ascii="Times New Roman" w:hAnsi="Times New Roman"/>
        </w:rPr>
      </w:pPr>
      <w:r>
        <w:rPr>
          <w:rFonts w:ascii="Times New Roman" w:hAnsi="Times New Roman"/>
          <w:b/>
        </w:rPr>
        <w:t>4. Discussion</w:t>
      </w:r>
    </w:p>
    <w:p w14:paraId="6C5C47A7" w14:textId="77777777" w:rsidR="00FE7496" w:rsidRDefault="00FE7496" w:rsidP="008C7E74">
      <w:pPr>
        <w:spacing w:after="0" w:line="480" w:lineRule="auto"/>
        <w:jc w:val="both"/>
        <w:rPr>
          <w:rFonts w:ascii="Times New Roman" w:hAnsi="Times New Roman"/>
        </w:rPr>
      </w:pPr>
      <w:r>
        <w:rPr>
          <w:rFonts w:ascii="Times New Roman" w:hAnsi="Times New Roman"/>
        </w:rPr>
        <w:t xml:space="preserve">We show that the Pomeranian population of Aquatic Warblers disappeared due to a combination of low productivity and low apparent survival, and that a higher proportion of second broods may have </w:t>
      </w:r>
      <w:r w:rsidRPr="008C7E74">
        <w:rPr>
          <w:rFonts w:ascii="Times New Roman" w:hAnsi="Times New Roman"/>
        </w:rPr>
        <w:t>been</w:t>
      </w:r>
      <w:r>
        <w:rPr>
          <w:rFonts w:ascii="Times New Roman" w:hAnsi="Times New Roman"/>
        </w:rPr>
        <w:t xml:space="preserve"> sufficient</w:t>
      </w:r>
      <w:r w:rsidRPr="008C7E74">
        <w:rPr>
          <w:rFonts w:ascii="Times New Roman" w:hAnsi="Times New Roman"/>
        </w:rPr>
        <w:t xml:space="preserve"> t</w:t>
      </w:r>
      <w:r>
        <w:rPr>
          <w:rFonts w:ascii="Times New Roman" w:hAnsi="Times New Roman"/>
        </w:rPr>
        <w:t>o retain the population.</w:t>
      </w:r>
    </w:p>
    <w:p w14:paraId="2B35D5EB" w14:textId="77777777" w:rsidR="00FE7496" w:rsidRDefault="00FE7496">
      <w:pPr>
        <w:spacing w:after="0" w:line="480" w:lineRule="auto"/>
        <w:jc w:val="both"/>
        <w:rPr>
          <w:rFonts w:ascii="Times New Roman" w:hAnsi="Times New Roman"/>
          <w:b/>
        </w:rPr>
      </w:pPr>
      <w:r>
        <w:rPr>
          <w:rFonts w:ascii="Times New Roman" w:hAnsi="Times New Roman"/>
        </w:rPr>
        <w:t>In the context of the current extinction crisis, population reinforcements appear critical to prevent and mitigate local or global species extinctions (</w:t>
      </w:r>
      <w:r w:rsidRPr="001D3759">
        <w:rPr>
          <w:rFonts w:ascii="Times New Roman" w:hAnsi="Times New Roman"/>
          <w:bCs/>
        </w:rPr>
        <w:t>IUCN/SSC 2013; Bubac et al., 2019; Munstermann et al., 2021</w:t>
      </w:r>
      <w:r>
        <w:rPr>
          <w:rFonts w:ascii="Times New Roman" w:hAnsi="Times New Roman"/>
        </w:rPr>
        <w:t>). However, our results indicate that reinforcement alone is insufficient to restore a viable population of the Aquatic Warbler in Pomerania, unless the amount of available habitat is increased, and conservation measures are taken to increase survival and productivity by allowing second broods.</w:t>
      </w:r>
    </w:p>
    <w:p w14:paraId="4B5C62C6" w14:textId="77777777" w:rsidR="00FE7496" w:rsidRDefault="00FE7496">
      <w:pPr>
        <w:spacing w:after="0" w:line="480" w:lineRule="auto"/>
        <w:rPr>
          <w:rFonts w:ascii="Times New Roman" w:hAnsi="Times New Roman"/>
          <w:b/>
        </w:rPr>
      </w:pPr>
    </w:p>
    <w:p w14:paraId="32462DEE" w14:textId="77777777" w:rsidR="00FE7496" w:rsidRDefault="00FE7496">
      <w:pPr>
        <w:spacing w:after="0" w:line="480" w:lineRule="auto"/>
        <w:rPr>
          <w:rFonts w:ascii="Times New Roman" w:hAnsi="Times New Roman"/>
        </w:rPr>
      </w:pPr>
      <w:r>
        <w:rPr>
          <w:rFonts w:ascii="Times New Roman" w:hAnsi="Times New Roman"/>
          <w:b/>
        </w:rPr>
        <w:t>4.1 Population development 1993 – 2023</w:t>
      </w:r>
    </w:p>
    <w:p w14:paraId="495CE1CC" w14:textId="77777777" w:rsidR="00FE7496" w:rsidRDefault="00FE7496">
      <w:pPr>
        <w:spacing w:after="0" w:line="480" w:lineRule="auto"/>
        <w:jc w:val="both"/>
        <w:rPr>
          <w:rFonts w:ascii="Times New Roman" w:hAnsi="Times New Roman"/>
        </w:rPr>
      </w:pPr>
      <w:r>
        <w:rPr>
          <w:rFonts w:ascii="Times New Roman" w:hAnsi="Times New Roman"/>
        </w:rPr>
        <w:t>One aim of this study was to explore which demographic parameters contributed to the observed decline of the Pomeranian population of Aquatic Warblers during the last 30 years. Drainage and increased land use intensity on fen mires drastically reduced available habitat (</w:t>
      </w:r>
      <w:r w:rsidRPr="001D3759">
        <w:rPr>
          <w:rFonts w:ascii="Times New Roman" w:hAnsi="Times New Roman"/>
          <w:bCs/>
        </w:rPr>
        <w:t xml:space="preserve">Tanneberger et al., 2011) and large-scale habitat loss has certainly contributed to the decrease of the population (Flade et al., 2018). Our population model suggests that the low numbers of Aquatic Warblers after 2003 can be partially attributed to a reduction in the proportion of second broods (Fig. 2). The majority of females are assumed to move to other breeding sites for the second brood (Dyrcz </w:t>
      </w:r>
      <w:r w:rsidRPr="001D3759">
        <w:rPr>
          <w:rFonts w:ascii="Times New Roman" w:hAnsi="Times New Roman"/>
          <w:bCs/>
        </w:rPr>
        <w:lastRenderedPageBreak/>
        <w:t>and Zdunek, 1993b; Schulze-Hagen et al., 1999</w:t>
      </w:r>
      <w:r>
        <w:rPr>
          <w:rFonts w:ascii="Times New Roman" w:hAnsi="Times New Roman"/>
        </w:rPr>
        <w:t>). Ongoing habitat loss increased habitat fragmentation which may have limited movements between breeding sites. Additionally, mowing during the breeding season before July reduced the possibility for second breeding attempts and probably also increased female mortality to some extent which also contributed to a negative population growth rate. The observed decline could also reflect a lower reproductive output, determined by the number of fledglings per female which is directly linked to the proportion of second broods. The average fledged brood size and the proportion of second broods is unknown for the Pomeranian population and may be lower than in the core breeding sites. However, our results indicate that intensive farming practices that reduce the opportunity to raise a second brood may be a key contributing factor to the decline of the Pomeranian Aquatic Warbler population.</w:t>
      </w:r>
    </w:p>
    <w:p w14:paraId="0B4F1CE3" w14:textId="77777777" w:rsidR="00FE7496" w:rsidRDefault="00FE7496" w:rsidP="00C4121E">
      <w:pPr>
        <w:spacing w:after="0" w:line="480" w:lineRule="auto"/>
        <w:jc w:val="both"/>
        <w:rPr>
          <w:rFonts w:ascii="Times New Roman" w:hAnsi="Times New Roman"/>
        </w:rPr>
      </w:pPr>
      <w:r>
        <w:rPr>
          <w:rFonts w:ascii="Times New Roman" w:hAnsi="Times New Roman"/>
        </w:rPr>
        <w:t xml:space="preserve">Under the current conditions, the Pomeranian population of Aquatic Warblers is likely to go extinct immediately. In 2023, only one singing male was recorded. Despite conservation measures (e.g. postponed mowing on breeding sites) implemented after 2008, the population would require an increase in the annual survival probability to persist. However, as is typical in mark-recapture analyses, our model can only estimate apparent survival probability, which is affected by emigration (Badia-Boher et al., 2024). In small fragmented populations, for a species that is known to disperse widely among other suitable patches of habitat, it is possible that our estimates of apparent survival probability are biased by chronic emigration. Larger, and more contiguous habitat patches may facilitate a greater retention of individuals, thus leading to an improved apparent annual survival probability. </w:t>
      </w:r>
    </w:p>
    <w:p w14:paraId="7513F8C5" w14:textId="77777777" w:rsidR="00FE7496" w:rsidRDefault="00FE7496">
      <w:pPr>
        <w:spacing w:after="0" w:line="480" w:lineRule="auto"/>
        <w:jc w:val="both"/>
        <w:rPr>
          <w:rFonts w:ascii="Times New Roman" w:hAnsi="Times New Roman"/>
        </w:rPr>
      </w:pPr>
    </w:p>
    <w:p w14:paraId="1A3B8246" w14:textId="77777777" w:rsidR="00FE7496" w:rsidRDefault="00FE7496">
      <w:pPr>
        <w:spacing w:after="0" w:line="480" w:lineRule="auto"/>
        <w:jc w:val="both"/>
        <w:rPr>
          <w:rFonts w:ascii="Times New Roman" w:hAnsi="Times New Roman"/>
        </w:rPr>
      </w:pPr>
      <w:r>
        <w:rPr>
          <w:rFonts w:ascii="Times New Roman" w:hAnsi="Times New Roman"/>
          <w:b/>
        </w:rPr>
        <w:t>4.2 Reinforcement and management scenarios</w:t>
      </w:r>
    </w:p>
    <w:p w14:paraId="78016FB3" w14:textId="77777777" w:rsidR="00FE7496" w:rsidRPr="001D3759" w:rsidRDefault="00FE7496" w:rsidP="006944C8">
      <w:pPr>
        <w:spacing w:after="0" w:line="480" w:lineRule="auto"/>
        <w:jc w:val="both"/>
        <w:rPr>
          <w:rFonts w:ascii="Times New Roman" w:hAnsi="Times New Roman"/>
        </w:rPr>
      </w:pPr>
      <w:r>
        <w:rPr>
          <w:rFonts w:ascii="Times New Roman" w:hAnsi="Times New Roman"/>
        </w:rPr>
        <w:lastRenderedPageBreak/>
        <w:t>Our study implies that reinforcement and habitat restoration without improvements in survival rates may not be sufficient to stabilize the Pomeranian population of Aquatic Warblers. Whereas in long-lived species, population growth is mainly determined by adult survival (</w:t>
      </w:r>
      <w:r w:rsidRPr="001D3759">
        <w:rPr>
          <w:rFonts w:ascii="Times New Roman" w:hAnsi="Times New Roman"/>
        </w:rPr>
        <w:t>Schaub et al., 2009; Davis et al., 2023), in short-lived species, such as most long-distance migrat</w:t>
      </w:r>
      <w:r>
        <w:rPr>
          <w:rFonts w:ascii="Times New Roman" w:hAnsi="Times New Roman"/>
        </w:rPr>
        <w:t>ory</w:t>
      </w:r>
      <w:r w:rsidRPr="001D3759">
        <w:rPr>
          <w:rFonts w:ascii="Times New Roman" w:hAnsi="Times New Roman"/>
        </w:rPr>
        <w:t xml:space="preserve"> passerines, population growth is mainly attributed to recruitment (Dale, 2001; Border et al., 2017). First-year survival used in this study is based on a small data set of marked juveniles of the pilot translocation study including two subsequent release years. Differences in return rates, ranging between 14% and more than 30% for first-year males (Morkvėnas et al., 2025) suggest that first-year apparent survival may be highly variable in Aquatic Warblers. Mortality in migrants can be highly affected by conditions on wintering grounds and during migration and therefore vary by year. In Sedge Warblers, survival and population changes were significantly related to rainfall at the wintering site (Peach et al., 1991; Ockendon et al., 2014</w:t>
      </w:r>
      <w:r>
        <w:rPr>
          <w:rFonts w:ascii="Times New Roman" w:hAnsi="Times New Roman"/>
        </w:rPr>
        <w:t xml:space="preserve">). Higher survival in Common Reed Warblers </w:t>
      </w:r>
      <w:r>
        <w:rPr>
          <w:rFonts w:ascii="Times New Roman" w:hAnsi="Times New Roman"/>
          <w:i/>
          <w:iCs/>
        </w:rPr>
        <w:t>Acrocephalus scirpaceus</w:t>
      </w:r>
      <w:r>
        <w:rPr>
          <w:rFonts w:ascii="Times New Roman" w:hAnsi="Times New Roman"/>
        </w:rPr>
        <w:t xml:space="preserve"> was associated with more precipitation at the stopover sites in Spain and Morocco (</w:t>
      </w:r>
      <w:r w:rsidRPr="001D3759">
        <w:rPr>
          <w:rFonts w:ascii="Times New Roman" w:hAnsi="Times New Roman"/>
        </w:rPr>
        <w:t xml:space="preserve">Halupka et al., 2017). </w:t>
      </w:r>
      <w:r w:rsidRPr="001D3759">
        <w:rPr>
          <w:rFonts w:ascii="Times New Roman" w:hAnsi="Times New Roman"/>
          <w:color w:val="000000"/>
        </w:rPr>
        <w:t>Aquatic Warblers are insectivores and accumulate fat deposits for migration (</w:t>
      </w:r>
      <w:r w:rsidRPr="001D3759">
        <w:rPr>
          <w:rFonts w:ascii="Times New Roman" w:hAnsi="Times New Roman"/>
        </w:rPr>
        <w:t>Kerbiriou et al., 2010</w:t>
      </w:r>
      <w:r w:rsidRPr="001D3759">
        <w:rPr>
          <w:rFonts w:ascii="Times New Roman" w:hAnsi="Times New Roman"/>
          <w:color w:val="000000"/>
        </w:rPr>
        <w:t>). Because they need to refuel en-route, they rely on food availability at stopover sites (</w:t>
      </w:r>
      <w:r w:rsidRPr="001D3759">
        <w:rPr>
          <w:rFonts w:ascii="Times New Roman" w:hAnsi="Times New Roman"/>
        </w:rPr>
        <w:t>Kerbiriou et al., 2010;</w:t>
      </w:r>
      <w:r w:rsidRPr="001D3759">
        <w:rPr>
          <w:rFonts w:ascii="Times New Roman" w:hAnsi="Times New Roman"/>
          <w:color w:val="000000"/>
        </w:rPr>
        <w:t xml:space="preserve"> </w:t>
      </w:r>
      <w:r w:rsidRPr="001D3759">
        <w:rPr>
          <w:rFonts w:ascii="Times New Roman" w:hAnsi="Times New Roman"/>
        </w:rPr>
        <w:t>Vickery et al., 2014</w:t>
      </w:r>
      <w:r w:rsidRPr="001D3759">
        <w:rPr>
          <w:rFonts w:ascii="Times New Roman" w:hAnsi="Times New Roman"/>
          <w:color w:val="000000"/>
        </w:rPr>
        <w:t>).</w:t>
      </w:r>
      <w:r w:rsidRPr="001D3759">
        <w:rPr>
          <w:rFonts w:ascii="Cambria" w:hAnsi="Cambria" w:cs="Cambria"/>
          <w:sz w:val="32"/>
          <w:szCs w:val="32"/>
        </w:rPr>
        <w:t xml:space="preserve"> </w:t>
      </w:r>
      <w:r w:rsidRPr="001D3759">
        <w:rPr>
          <w:rFonts w:ascii="Times New Roman" w:hAnsi="Times New Roman"/>
        </w:rPr>
        <w:t>Carryover effects may translate adverse conditions during non-breeding periods to lower reproduction in the subsequent year (Finch et al., 2014). A recent study discovered long stopover durations of Aquatic Warblers in coastal wetlands of Morocco and Algeria during spring migration, indicating the importance of these sites in determining return rate to the breeding site, but habitat conditions and management options at these stopover sites remain unclear (Flade et al., 2023). This highlights the need for international efforts to identify and protect suitable habitats outside the breeding sites for Aquatic Warblers to increase survival.</w:t>
      </w:r>
    </w:p>
    <w:p w14:paraId="6A270FAD" w14:textId="77777777" w:rsidR="00FE7496" w:rsidRDefault="00FE7496" w:rsidP="00B71E8E">
      <w:pPr>
        <w:spacing w:after="0" w:line="480" w:lineRule="auto"/>
        <w:jc w:val="both"/>
        <w:rPr>
          <w:rFonts w:ascii="Times New Roman" w:hAnsi="Times New Roman"/>
          <w:b/>
        </w:rPr>
      </w:pPr>
      <w:r w:rsidRPr="001D3759">
        <w:rPr>
          <w:rFonts w:ascii="Times New Roman" w:hAnsi="Times New Roman"/>
        </w:rPr>
        <w:lastRenderedPageBreak/>
        <w:t>Female apparent annual adult survival probability is extremely difficult to quantify due to the low detection probability of females owing to their secretive behavior (</w:t>
      </w:r>
      <w:r w:rsidRPr="001D3759">
        <w:rPr>
          <w:rFonts w:ascii="Times New Roman" w:hAnsi="Times New Roman"/>
          <w:color w:val="000000"/>
        </w:rPr>
        <w:t>Schulze-Hagen et al., 1999;</w:t>
      </w:r>
      <w:r w:rsidRPr="001D3759">
        <w:rPr>
          <w:rFonts w:ascii="Times New Roman" w:hAnsi="Times New Roman"/>
        </w:rPr>
        <w:t xml:space="preserve"> Dyrcz</w:t>
      </w:r>
      <w:r w:rsidRPr="001D3759">
        <w:rPr>
          <w:rFonts w:ascii="Times New Roman" w:hAnsi="Times New Roman"/>
          <w:color w:val="000000"/>
        </w:rPr>
        <w:t xml:space="preserve"> et al., 2018</w:t>
      </w:r>
      <w:r w:rsidRPr="001D3759">
        <w:rPr>
          <w:rFonts w:ascii="Times New Roman" w:hAnsi="Times New Roman"/>
        </w:rPr>
        <w:t>). Breeding site fidelity is probably rather low in Aquatic Warblers and permanent emigration may contribute to the low apparent survival estimates for females (Kubacka et al. 2024). Natal dispersal, which is also usually female-biased in most passerine species (Dale, 2001) may additionally reduce the recruitment at a given breeding site. A first-year return rate of 10% for females to the release site, observed in the pilot Aquatic Warbler translocation study (Morkvėnas et al., 2025), is consistent with return rates reported for other migrant passerines (Grinkevich et al., 2009; Border et al., 2017). After the first release, first-year return rate of males was remarkable high (&gt;30%), followed by a substantial population increase (Morkvėnas et al., 2025</w:t>
      </w:r>
      <w:r>
        <w:rPr>
          <w:rFonts w:ascii="Times New Roman" w:hAnsi="Times New Roman"/>
        </w:rPr>
        <w:t>), indicating that at least in years with high first-year survival, high population growth can be expected, possibly enough to compensate for years with lower first-year survival. However, the strong fluctuations in population size in Lithuania suggest that local population growth probably depends on immigration from other breeding sites (</w:t>
      </w:r>
      <w:r w:rsidRPr="00A52DB7">
        <w:rPr>
          <w:rFonts w:ascii="Times New Roman" w:hAnsi="Times New Roman"/>
        </w:rPr>
        <w:t>Border et al., 2017). Apparent survival used in this study accounts for detection, but not for permanent emigration from the study site. Movements between breeding sites are hardly understood in Aquatic Warblers so far, but must be sufficient to maintain constant gene flow (Kubacka et al., 2024</w:t>
      </w:r>
      <w:r>
        <w:rPr>
          <w:rFonts w:ascii="Times New Roman" w:hAnsi="Times New Roman"/>
        </w:rPr>
        <w:t>).</w:t>
      </w:r>
      <w:r>
        <w:rPr>
          <w:rFonts w:ascii="Times New Roman" w:hAnsi="Times New Roman"/>
          <w:lang w:val="en-GB"/>
        </w:rPr>
        <w:t xml:space="preserve"> Exchange among Pomeranian breeding sites, both within and between breeding seasons was confirmed in the past (</w:t>
      </w:r>
      <w:r w:rsidRPr="00A52DB7">
        <w:rPr>
          <w:rFonts w:ascii="Times New Roman" w:hAnsi="Times New Roman"/>
        </w:rPr>
        <w:t>Dyrcz</w:t>
      </w:r>
      <w:r w:rsidRPr="00A52DB7">
        <w:rPr>
          <w:rFonts w:ascii="Times New Roman" w:hAnsi="Times New Roman"/>
          <w:color w:val="000000"/>
        </w:rPr>
        <w:t xml:space="preserve"> et al., 2018</w:t>
      </w:r>
      <w:r>
        <w:rPr>
          <w:rFonts w:ascii="Times New Roman" w:hAnsi="Times New Roman"/>
        </w:rPr>
        <w:t>). This connection between breeding sites is also needed to increase the available breeding area for the reinforced Pomeranian population, because a single site alone will not provide enough habitat (</w:t>
      </w:r>
      <w:r>
        <w:rPr>
          <w:rFonts w:ascii="Times New Roman" w:hAnsi="Times New Roman"/>
          <w:sz w:val="22"/>
          <w:szCs w:val="22"/>
        </w:rPr>
        <w:t xml:space="preserve">&gt; </w:t>
      </w:r>
      <w:r>
        <w:rPr>
          <w:rFonts w:ascii="Times New Roman" w:hAnsi="Times New Roman"/>
        </w:rPr>
        <w:t xml:space="preserve">1000 ha) for a stable population of at least 100 adult birds (Fig. 3; Fig. 4). Therefore, habitat restoration at all potential release sites and management that allows second broods are recommended even if survival can be improved. </w:t>
      </w:r>
    </w:p>
    <w:p w14:paraId="77913E2E" w14:textId="77777777" w:rsidR="00FE7496" w:rsidRDefault="00FE7496">
      <w:pPr>
        <w:spacing w:after="0" w:line="480" w:lineRule="auto"/>
        <w:rPr>
          <w:rFonts w:ascii="Times New Roman" w:hAnsi="Times New Roman"/>
          <w:b/>
        </w:rPr>
      </w:pPr>
    </w:p>
    <w:p w14:paraId="1A0B5EDA" w14:textId="77777777" w:rsidR="00FE7496" w:rsidRDefault="00FE7496">
      <w:pPr>
        <w:spacing w:after="0" w:line="480" w:lineRule="auto"/>
        <w:rPr>
          <w:rFonts w:ascii="Times New Roman" w:hAnsi="Times New Roman"/>
        </w:rPr>
      </w:pPr>
      <w:r>
        <w:rPr>
          <w:rFonts w:ascii="Times New Roman" w:hAnsi="Times New Roman"/>
          <w:b/>
        </w:rPr>
        <w:lastRenderedPageBreak/>
        <w:t>4.3 Conclusions</w:t>
      </w:r>
    </w:p>
    <w:p w14:paraId="414299A7" w14:textId="77777777" w:rsidR="00FE7496" w:rsidRDefault="00FE7496" w:rsidP="00B71E8E">
      <w:pPr>
        <w:spacing w:after="0" w:line="480" w:lineRule="auto"/>
        <w:jc w:val="both"/>
        <w:rPr>
          <w:rFonts w:ascii="Times New Roman" w:hAnsi="Times New Roman"/>
          <w:b/>
        </w:rPr>
      </w:pPr>
      <w:r>
        <w:rPr>
          <w:rFonts w:ascii="Times New Roman" w:hAnsi="Times New Roman"/>
        </w:rPr>
        <w:t>Our study provides the first population viability analysis for the Aquatic Warbler. We conclude that high effort will be needed to reinforce the westernmost and geographically isolated Pomeranian population of the Aquatic Warbler. Based on our PVA, the most effective management would be to allow second broods, followed by restoration of habitat and improvements in survival, while the duration of reinforcement is of minor importance. In a migratory species, however, main causes for mortality are found outside the breeding area (</w:t>
      </w:r>
      <w:r w:rsidRPr="00A52DB7">
        <w:rPr>
          <w:rFonts w:ascii="Times New Roman" w:hAnsi="Times New Roman"/>
        </w:rPr>
        <w:t>Ockendon et al., 2014</w:t>
      </w:r>
      <w:r w:rsidRPr="00A52DB7">
        <w:rPr>
          <w:rFonts w:ascii="Times New Roman" w:hAnsi="Times New Roman"/>
          <w:color w:val="000000"/>
        </w:rPr>
        <w:t>;</w:t>
      </w:r>
      <w:r w:rsidRPr="00A52DB7">
        <w:rPr>
          <w:rFonts w:ascii="Times New Roman" w:hAnsi="Times New Roman"/>
        </w:rPr>
        <w:t xml:space="preserve"> Davis et al., 2023). Therefore, conservation actions for Aquatic Warblers should also address wintering grounds and stopover sites. Although initial studies revealed migration patterns of Aquatic Warblers (Salewski et al., 2019; Flade et al., 2023), further identification of migration routes and threats is important to inform conservation actions. Simultaneous conservation actions along the whole flyway may increase the success of population recovery in migrants more effectively than measures implemented at single breeding sites (Davis et al., 2023; Oppel et al., 2024). Since habitat loss has been a key factor for the previous decline of Aquatic Warblers, improving and increasing breeding habitats within the Pomeranian population will also be one of the critical factors for a successful reinforcement (Bubac et al., 2019</w:t>
      </w:r>
      <w:r>
        <w:rPr>
          <w:rFonts w:ascii="Times New Roman" w:hAnsi="Times New Roman"/>
        </w:rPr>
        <w:t>). Habitat restoration and maintenance to provide more than 1000 ha of suitable breeding habitat are likely required to maintain a stable population</w:t>
      </w:r>
      <w:ins w:id="254" w:author="Steffen Oppel" w:date="2025-02-26T17:24:00Z">
        <w:r>
          <w:rPr>
            <w:rFonts w:ascii="Times New Roman" w:hAnsi="Times New Roman"/>
          </w:rPr>
          <w:t xml:space="preserve"> of at least 100 adult individuals</w:t>
        </w:r>
      </w:ins>
      <w:commentRangeStart w:id="255"/>
      <w:commentRangeEnd w:id="255"/>
      <w:r>
        <w:rPr>
          <w:rFonts w:ascii="Times New Roman" w:hAnsi="Times New Roman"/>
        </w:rPr>
        <w:commentReference w:id="255"/>
      </w:r>
      <w:r>
        <w:rPr>
          <w:rFonts w:ascii="Times New Roman" w:hAnsi="Times New Roman"/>
        </w:rPr>
        <w:t xml:space="preserve"> (Fig. 4). Due to the remaining uncertainties in the demographic data we highly recommend long-term monitoring of the development of the reinforced Pomeranian population to validate survival and reproduction rates and to update the PVA when more data are available (</w:t>
      </w:r>
      <w:r w:rsidRPr="00A52DB7">
        <w:rPr>
          <w:rFonts w:ascii="Times New Roman" w:hAnsi="Times New Roman"/>
        </w:rPr>
        <w:t xml:space="preserve">Akçakaya and Sjogren-Gulve, 2000). To this end, the reinforcement project gives the opportunity to increase the knowledge of the demographic dynamics impossible to be studied in wild populations of Aquatic Warblers (Schaub et al., 2009). Furthermore, more effort should be </w:t>
      </w:r>
      <w:r w:rsidRPr="00A52DB7">
        <w:rPr>
          <w:rFonts w:ascii="Times New Roman" w:hAnsi="Times New Roman"/>
        </w:rPr>
        <w:lastRenderedPageBreak/>
        <w:t>made to understand the intra-seasonal movements of the species and the importance of the connection with core breeding sites. If local populations depend on immigration to compensate for variations in recruitment and mortality (Border et al., 2017</w:t>
      </w:r>
      <w:r>
        <w:rPr>
          <w:rFonts w:ascii="Times New Roman" w:hAnsi="Times New Roman"/>
        </w:rPr>
        <w:t xml:space="preserve">), it will be almost impossible to maintain an isolated population of Aquatic Warblers at the margin of the breeding range. </w:t>
      </w:r>
    </w:p>
    <w:p w14:paraId="330D67F2" w14:textId="77777777" w:rsidR="00FE7496" w:rsidRDefault="00FE7496" w:rsidP="00B71E8E">
      <w:pPr>
        <w:spacing w:after="0" w:line="480" w:lineRule="auto"/>
        <w:rPr>
          <w:rFonts w:ascii="Times New Roman" w:hAnsi="Times New Roman"/>
          <w:b/>
        </w:rPr>
      </w:pPr>
    </w:p>
    <w:p w14:paraId="2459854F" w14:textId="77777777" w:rsidR="00FE7496" w:rsidRDefault="00FE7496" w:rsidP="00B71E8E">
      <w:pPr>
        <w:spacing w:after="0" w:line="480" w:lineRule="auto"/>
        <w:rPr>
          <w:rFonts w:ascii="Times New Roman" w:hAnsi="Times New Roman"/>
          <w:lang w:val="es-ES"/>
        </w:rPr>
      </w:pPr>
      <w:r>
        <w:rPr>
          <w:rFonts w:ascii="Times New Roman" w:hAnsi="Times New Roman"/>
          <w:b/>
          <w:lang w:val="es-ES"/>
        </w:rPr>
        <w:t>References</w:t>
      </w:r>
    </w:p>
    <w:p w14:paraId="195BEBBD" w14:textId="77777777" w:rsidR="00FE7496" w:rsidRDefault="00FE7496">
      <w:pPr>
        <w:rPr>
          <w:rFonts w:ascii="Times New Roman" w:hAnsi="Times New Roman"/>
        </w:rPr>
      </w:pPr>
      <w:r>
        <w:rPr>
          <w:rFonts w:ascii="Times New Roman" w:hAnsi="Times New Roman"/>
          <w:lang w:val="es-ES"/>
        </w:rPr>
        <w:t xml:space="preserve">Akçakaya, H.R., Sjogren-Gulve, P., 2000. </w:t>
      </w:r>
      <w:r>
        <w:rPr>
          <w:rFonts w:ascii="Times New Roman" w:hAnsi="Times New Roman"/>
        </w:rPr>
        <w:t>Population viability analyses in conservation planning: overview. Ecol. Bull. 48, 9–21.</w:t>
      </w:r>
    </w:p>
    <w:p w14:paraId="766F626F" w14:textId="77777777" w:rsidR="00FE7496" w:rsidRDefault="00FE7496">
      <w:pPr>
        <w:rPr>
          <w:rFonts w:ascii="Times New Roman" w:hAnsi="Times New Roman"/>
        </w:rPr>
      </w:pPr>
      <w:r>
        <w:rPr>
          <w:rFonts w:ascii="Times New Roman" w:hAnsi="Times New Roman"/>
        </w:rPr>
        <w:t>Armstrong, D.P., Reynolds, M.H., 2011. Modelling reintroduced populations: the state of the art and future directions. In J.G. Ewen, D.P. Armstrong, K.A. Parker, P.J. Seddon (Eds.), Reintroduction Biology: integrating science and management, Chapter 6. Wiley-Blackwell, Oxford, UK.</w:t>
      </w:r>
    </w:p>
    <w:p w14:paraId="2A20460B" w14:textId="77777777" w:rsidR="00FE7496" w:rsidRDefault="00FE7496">
      <w:pPr>
        <w:rPr>
          <w:rFonts w:ascii="Times New Roman" w:hAnsi="Times New Roman"/>
        </w:rPr>
      </w:pPr>
      <w:r>
        <w:rPr>
          <w:rFonts w:ascii="Times New Roman" w:hAnsi="Times New Roman"/>
        </w:rPr>
        <w:t>Badia</w:t>
      </w:r>
      <w:r>
        <w:rPr>
          <w:rFonts w:ascii="Times New Roman" w:eastAsia="MS Gothic" w:hAnsi="Times New Roman"/>
        </w:rPr>
        <w:t>‐</w:t>
      </w:r>
      <w:r>
        <w:rPr>
          <w:rFonts w:ascii="Times New Roman" w:hAnsi="Times New Roman"/>
        </w:rPr>
        <w:t>Boher, J.A., Real, J., Hernández</w:t>
      </w:r>
      <w:r>
        <w:rPr>
          <w:rFonts w:ascii="Times New Roman" w:eastAsia="MS Gothic" w:hAnsi="Times New Roman"/>
        </w:rPr>
        <w:t>‐</w:t>
      </w:r>
      <w:r>
        <w:rPr>
          <w:rFonts w:ascii="Times New Roman" w:hAnsi="Times New Roman"/>
        </w:rPr>
        <w:t>Matías, A., 2024. Assumptions about survival estimates and dispersal processes can have severe impacts on population viability assessments. Biol. Conserv. 292, 110550.</w:t>
      </w:r>
    </w:p>
    <w:p w14:paraId="332BE871" w14:textId="77777777" w:rsidR="00FE7496" w:rsidRPr="008F36C2" w:rsidRDefault="00FE7496">
      <w:pPr>
        <w:rPr>
          <w:rFonts w:ascii="Times New Roman" w:hAnsi="Times New Roman"/>
          <w:lang w:val="en-GB"/>
        </w:rPr>
      </w:pPr>
      <w:r>
        <w:rPr>
          <w:rFonts w:ascii="Times New Roman" w:hAnsi="Times New Roman"/>
        </w:rPr>
        <w:t xml:space="preserve">BirdLife International, 2024. Species factsheet: Acrocephalus paludicola. Downloaded from </w:t>
      </w:r>
      <w:hyperlink r:id="rId8" w:history="1">
        <w:r>
          <w:rPr>
            <w:rStyle w:val="Hyperlink"/>
            <w:rFonts w:ascii="Times New Roman" w:hAnsi="Times New Roman"/>
            <w:color w:val="00000A"/>
            <w:u w:val="none"/>
          </w:rPr>
          <w:t>http://datazone.birdlife.org/species/factsheet/aquatic-warbler-acrocephalus-paludicola on 15/02/2024</w:t>
        </w:r>
      </w:hyperlink>
      <w:r>
        <w:rPr>
          <w:rFonts w:ascii="Times New Roman" w:hAnsi="Times New Roman"/>
        </w:rPr>
        <w:t xml:space="preserve">. </w:t>
      </w:r>
    </w:p>
    <w:p w14:paraId="368105BA" w14:textId="77777777" w:rsidR="00FE7496" w:rsidRDefault="00FE7496">
      <w:pPr>
        <w:rPr>
          <w:rFonts w:ascii="Times New Roman" w:hAnsi="Times New Roman"/>
        </w:rPr>
      </w:pPr>
      <w:r>
        <w:rPr>
          <w:rFonts w:ascii="Times New Roman" w:hAnsi="Times New Roman"/>
          <w:lang w:val="sv-SE"/>
        </w:rPr>
        <w:t xml:space="preserve">Border, J.A., Henderson, I.G., Hartley, I.R., 2017. </w:t>
      </w:r>
      <w:r>
        <w:rPr>
          <w:rFonts w:ascii="Times New Roman" w:hAnsi="Times New Roman"/>
        </w:rPr>
        <w:t>Characterising demographic contributions to observed population change in a declining migrant bird. J. Avian Biol. 48, 1139–1149.</w:t>
      </w:r>
    </w:p>
    <w:p w14:paraId="0EC57FC6" w14:textId="77777777" w:rsidR="00FE7496" w:rsidRDefault="00FE7496">
      <w:pPr>
        <w:rPr>
          <w:rFonts w:ascii="Times New Roman" w:hAnsi="Times New Roman"/>
          <w:lang w:val="en-GB"/>
        </w:rPr>
      </w:pPr>
      <w:r>
        <w:rPr>
          <w:rFonts w:ascii="Times New Roman" w:hAnsi="Times New Roman"/>
        </w:rPr>
        <w:t>Briedis, M., Keišs, O., 2016. Extracting historical population trends using archival ringing data—an example: the globally threatened Aquatic Warbler. J. Ornithol. 157, 419–425, https://doi.org/10.1007/s10336-015-1306-2</w:t>
      </w:r>
    </w:p>
    <w:p w14:paraId="49C3822E" w14:textId="77777777" w:rsidR="00FE7496" w:rsidRDefault="00FE7496">
      <w:pPr>
        <w:rPr>
          <w:rFonts w:ascii="Times New Roman" w:hAnsi="Times New Roman"/>
        </w:rPr>
      </w:pPr>
      <w:r>
        <w:rPr>
          <w:rFonts w:ascii="Times New Roman" w:hAnsi="Times New Roman"/>
          <w:lang w:val="en-GB"/>
        </w:rPr>
        <w:t xml:space="preserve">Brooks, S.P., Gelman, A., 1998. </w:t>
      </w:r>
      <w:r>
        <w:rPr>
          <w:rFonts w:ascii="Times New Roman" w:hAnsi="Times New Roman"/>
        </w:rPr>
        <w:t xml:space="preserve">General methods for monitoring convergence of iterative simulations. J. Comput. Graph. Stat. 7, 434–455. </w:t>
      </w:r>
    </w:p>
    <w:p w14:paraId="6C6601D7" w14:textId="77777777" w:rsidR="00FE7496" w:rsidRDefault="00FE7496">
      <w:pPr>
        <w:rPr>
          <w:rFonts w:ascii="Times New Roman" w:hAnsi="Times New Roman"/>
          <w:lang w:val="en-GB"/>
        </w:rPr>
      </w:pPr>
      <w:r>
        <w:rPr>
          <w:rFonts w:ascii="Times New Roman" w:hAnsi="Times New Roman"/>
        </w:rPr>
        <w:t>Bubac, M., Johnson, A.C., Fox, J.A., Cullingham, C.I., 2019. Conservation translocations and post-release monitoring: identifying trends in failures, biases, and challenges from around the world. Biol. Conserv. 238, 108239.</w:t>
      </w:r>
    </w:p>
    <w:p w14:paraId="20617ADC" w14:textId="77777777" w:rsidR="00FE7496" w:rsidRDefault="00FE7496">
      <w:pPr>
        <w:rPr>
          <w:rFonts w:ascii="Times New Roman" w:hAnsi="Times New Roman"/>
        </w:rPr>
      </w:pPr>
      <w:r>
        <w:rPr>
          <w:rFonts w:ascii="Times New Roman" w:hAnsi="Times New Roman"/>
          <w:lang w:val="en-GB"/>
        </w:rPr>
        <w:t xml:space="preserve">Chaudhary, V., Oli, M.K., 2020. </w:t>
      </w:r>
      <w:r>
        <w:rPr>
          <w:rFonts w:ascii="Times New Roman" w:hAnsi="Times New Roman"/>
        </w:rPr>
        <w:t xml:space="preserve">A critical appraisal of population viability analysis. Conserv. Biol. 34, 26–40. </w:t>
      </w:r>
    </w:p>
    <w:p w14:paraId="56B3172C" w14:textId="77777777" w:rsidR="00FE7496" w:rsidRDefault="00FE7496">
      <w:pPr>
        <w:rPr>
          <w:rFonts w:ascii="Times New Roman" w:hAnsi="Times New Roman"/>
        </w:rPr>
      </w:pPr>
      <w:r>
        <w:rPr>
          <w:rFonts w:ascii="Times New Roman" w:hAnsi="Times New Roman"/>
        </w:rPr>
        <w:t>Dale, S., 2001. Female-biased dispersal, low female recruitment, unpaired males, and the extinction of small and isolated bird populations. Oikos 92, 344–356.</w:t>
      </w:r>
    </w:p>
    <w:p w14:paraId="2F8CD73D" w14:textId="77777777" w:rsidR="00FE7496" w:rsidRPr="00C60F73" w:rsidRDefault="00FE7496">
      <w:pPr>
        <w:rPr>
          <w:rFonts w:ascii="Times New Roman" w:hAnsi="Times New Roman"/>
          <w:lang w:val="de-CH"/>
        </w:rPr>
      </w:pPr>
      <w:r>
        <w:rPr>
          <w:rFonts w:ascii="Times New Roman" w:hAnsi="Times New Roman"/>
        </w:rPr>
        <w:lastRenderedPageBreak/>
        <w:t xml:space="preserve">Davis, K.L., Saunders, S.P., Beilke, S., Ford, E.R., Fuller, J., Landgraf, A., Zipkin, E.F., 2023. Breeding season management is unlikely to improve population viability of a data-deficient migratory species in decline. </w:t>
      </w:r>
      <w:r w:rsidRPr="00C60F73">
        <w:rPr>
          <w:rFonts w:ascii="Times New Roman" w:hAnsi="Times New Roman"/>
          <w:lang w:val="de-CH"/>
        </w:rPr>
        <w:t>Biol. Conserv. 283, 110104.</w:t>
      </w:r>
      <w:r w:rsidRPr="00C60F73">
        <w:rPr>
          <w:rStyle w:val="Heading1Char"/>
          <w:rFonts w:ascii="Times New Roman" w:hAnsi="Times New Roman"/>
          <w:b w:val="0"/>
          <w:sz w:val="24"/>
          <w:lang w:val="de-CH"/>
        </w:rPr>
        <w:t xml:space="preserve"> </w:t>
      </w:r>
      <w:r w:rsidRPr="00C60F73">
        <w:rPr>
          <w:rFonts w:ascii="Times New Roman" w:hAnsi="Times New Roman"/>
          <w:lang w:val="de-CH"/>
        </w:rPr>
        <w:t>https://doi.org/10.1016/j.biocon.2023.110104</w:t>
      </w:r>
    </w:p>
    <w:p w14:paraId="492A1A59" w14:textId="77777777" w:rsidR="00FE7496" w:rsidRDefault="00FE7496">
      <w:pPr>
        <w:rPr>
          <w:rFonts w:ascii="Times New Roman" w:hAnsi="Times New Roman"/>
        </w:rPr>
      </w:pPr>
      <w:r w:rsidRPr="00C60F73">
        <w:rPr>
          <w:rFonts w:ascii="Times New Roman" w:hAnsi="Times New Roman"/>
          <w:lang w:val="de-CH"/>
        </w:rPr>
        <w:t xml:space="preserve">Dyrcz, A., Kozulin, A., Vergeichik, L., Kubacka, J., 2018. </w:t>
      </w:r>
      <w:r>
        <w:rPr>
          <w:rFonts w:ascii="Times New Roman" w:hAnsi="Times New Roman"/>
        </w:rPr>
        <w:t>Breeding biology and ecology. In: Tanneberger, F., Kubacka, J. (Eds.), The Aquatic Warbler Conservation Handbook, Brandenburg State Office for Environment (LfU), Potsdam, Germany, pp. 50–61.</w:t>
      </w:r>
    </w:p>
    <w:p w14:paraId="6F41A457" w14:textId="77777777" w:rsidR="00FE7496" w:rsidRDefault="00FE7496">
      <w:pPr>
        <w:rPr>
          <w:rFonts w:ascii="Times New Roman" w:hAnsi="Times New Roman"/>
        </w:rPr>
      </w:pPr>
      <w:r>
        <w:rPr>
          <w:rFonts w:ascii="Times New Roman" w:hAnsi="Times New Roman"/>
        </w:rPr>
        <w:t>Dyrcz, A., Chylarecki, P., 2018. Adult survival of Aquatic Warblers breeding in the Biebrza Marshes, Poland, In: Tanneberger, F., Kubacka, J. (Eds.), The Aquatic Warbler Conservation Handbook, Brandenburg State Office for Environment (LfU), Potsdam, Germany, p. 67.</w:t>
      </w:r>
    </w:p>
    <w:p w14:paraId="444A9FE8" w14:textId="77777777" w:rsidR="00FE7496" w:rsidRDefault="00FE7496">
      <w:pPr>
        <w:rPr>
          <w:rFonts w:ascii="Times New Roman" w:hAnsi="Times New Roman"/>
        </w:rPr>
      </w:pPr>
      <w:r>
        <w:rPr>
          <w:rFonts w:ascii="Times New Roman" w:hAnsi="Times New Roman"/>
        </w:rPr>
        <w:t xml:space="preserve">Dyrcz, A., Sauer-Gürth, H., Tkadlec, E., Wink, M., 2004. Offspring sex ratio variation in relation to brood size and mortality in a promiscuous species: the Aquatic Warbler </w:t>
      </w:r>
      <w:r>
        <w:rPr>
          <w:rFonts w:ascii="Times New Roman" w:hAnsi="Times New Roman"/>
          <w:i/>
          <w:iCs/>
        </w:rPr>
        <w:t>Acrocephalus paludicola</w:t>
      </w:r>
      <w:r>
        <w:rPr>
          <w:rFonts w:ascii="Times New Roman" w:hAnsi="Times New Roman"/>
        </w:rPr>
        <w:t>. Ibis 146, 269–280.</w:t>
      </w:r>
    </w:p>
    <w:p w14:paraId="7DE55C52" w14:textId="77777777" w:rsidR="00FE7496" w:rsidRDefault="00FE7496">
      <w:pPr>
        <w:rPr>
          <w:rFonts w:ascii="Times New Roman" w:hAnsi="Times New Roman"/>
        </w:rPr>
      </w:pPr>
      <w:r>
        <w:rPr>
          <w:rFonts w:ascii="Times New Roman" w:hAnsi="Times New Roman"/>
        </w:rPr>
        <w:t xml:space="preserve">Dyrcz, A., Zdunek, W., 1993a. Breeding ecology of the Aquatic Warbler </w:t>
      </w:r>
      <w:r>
        <w:rPr>
          <w:rFonts w:ascii="Times New Roman" w:hAnsi="Times New Roman"/>
          <w:i/>
          <w:iCs/>
        </w:rPr>
        <w:t>Acrocephalus paludicola</w:t>
      </w:r>
      <w:r>
        <w:rPr>
          <w:rFonts w:ascii="Times New Roman" w:hAnsi="Times New Roman"/>
        </w:rPr>
        <w:t xml:space="preserve"> on the Biebrza marshes, northeast Poland. Ibis 135, 181–189.</w:t>
      </w:r>
    </w:p>
    <w:p w14:paraId="6313BC35" w14:textId="77777777" w:rsidR="00FE7496" w:rsidRDefault="00FE7496">
      <w:pPr>
        <w:rPr>
          <w:rFonts w:ascii="Times New Roman" w:hAnsi="Times New Roman"/>
        </w:rPr>
      </w:pPr>
      <w:r>
        <w:rPr>
          <w:rFonts w:ascii="Times New Roman" w:hAnsi="Times New Roman"/>
        </w:rPr>
        <w:t xml:space="preserve">Dyrcz, A., Zdunek, W., 1993b. Breeding statistics of the Aquatic Warbler </w:t>
      </w:r>
      <w:r>
        <w:rPr>
          <w:rFonts w:ascii="Times New Roman" w:hAnsi="Times New Roman"/>
          <w:i/>
          <w:iCs/>
        </w:rPr>
        <w:t>Acrocephalus paludicola</w:t>
      </w:r>
      <w:r>
        <w:rPr>
          <w:rFonts w:ascii="Times New Roman" w:hAnsi="Times New Roman"/>
        </w:rPr>
        <w:t xml:space="preserve"> on the Biebrza Marshes, northeast Poland. J. Ornithol. 134, 317–323.</w:t>
      </w:r>
    </w:p>
    <w:p w14:paraId="0728385D" w14:textId="77777777" w:rsidR="00FE7496" w:rsidRDefault="00FE7496">
      <w:pPr>
        <w:rPr>
          <w:rFonts w:ascii="Times New Roman" w:hAnsi="Times New Roman"/>
        </w:rPr>
      </w:pPr>
      <w:r>
        <w:rPr>
          <w:rFonts w:ascii="Times New Roman" w:hAnsi="Times New Roman"/>
        </w:rPr>
        <w:t>Finch, T., Pearce-Higgins, J.W., Leech, D.I., Evans, K.L., 2014. Carry-over effects from passage regions are more important than breeding climate in determining the breeding phenology and performance of three avian migrants of conservation concern. Biodivers. Conserv. 23, 2427–2444.</w:t>
      </w:r>
    </w:p>
    <w:p w14:paraId="2D070BF9" w14:textId="77777777" w:rsidR="00FE7496" w:rsidRDefault="00FE7496">
      <w:pPr>
        <w:rPr>
          <w:rFonts w:ascii="Times New Roman" w:hAnsi="Times New Roman"/>
        </w:rPr>
      </w:pPr>
      <w:r>
        <w:rPr>
          <w:rFonts w:ascii="Times New Roman" w:hAnsi="Times New Roman"/>
        </w:rPr>
        <w:t xml:space="preserve">Flade, M., Lisovski, S., Eigirdas, V., Giessing, B., Jiguet, F., Keišs, O., Nemtchinov, M., 2023. Migration routes and wintering sites of the Aquatic Warblers </w:t>
      </w:r>
      <w:r>
        <w:rPr>
          <w:rFonts w:ascii="Times New Roman" w:hAnsi="Times New Roman"/>
          <w:i/>
          <w:iCs/>
        </w:rPr>
        <w:t>Acrocephalus paludicola</w:t>
      </w:r>
      <w:r>
        <w:rPr>
          <w:rFonts w:ascii="Times New Roman" w:hAnsi="Times New Roman"/>
        </w:rPr>
        <w:t xml:space="preserve"> breeding in Lithuania and North Belarus. bioRxiv2023.10.10.561376; doi: https://doi.org/10.1101/2023.10.10.561376</w:t>
      </w:r>
    </w:p>
    <w:p w14:paraId="02630E2D" w14:textId="77777777" w:rsidR="00FE7496" w:rsidRDefault="00FE7496">
      <w:pPr>
        <w:rPr>
          <w:rFonts w:ascii="Times New Roman" w:hAnsi="Times New Roman"/>
        </w:rPr>
      </w:pPr>
      <w:r>
        <w:rPr>
          <w:rFonts w:ascii="Times New Roman" w:hAnsi="Times New Roman"/>
        </w:rPr>
        <w:t>Flade, M., Malashevich, U., Krogulec, J., Poluda, A., Preiksa, Z., Végvári, Z., Lachmann, L., 2018. World distribution, population, and trends. In: Tanneberger, F., Kubacka, J. (Eds.), The Aquatic Warbler Conservation Handbook, Brandenburg State Office for Environment (LfU), Potsdam, Germany, pp. 22–35.</w:t>
      </w:r>
    </w:p>
    <w:p w14:paraId="2D238919" w14:textId="77777777" w:rsidR="00FE7496" w:rsidRDefault="00FE7496" w:rsidP="00E82D49">
      <w:pPr>
        <w:rPr>
          <w:rFonts w:ascii="Times New Roman" w:hAnsi="Times New Roman"/>
        </w:rPr>
      </w:pPr>
      <w:r w:rsidRPr="00E82D49">
        <w:rPr>
          <w:rFonts w:ascii="Times New Roman" w:hAnsi="Times New Roman"/>
        </w:rPr>
        <w:t>Frankham</w:t>
      </w:r>
      <w:r>
        <w:rPr>
          <w:rFonts w:ascii="Times New Roman" w:hAnsi="Times New Roman"/>
        </w:rPr>
        <w:t>,</w:t>
      </w:r>
      <w:r w:rsidRPr="00E82D49">
        <w:rPr>
          <w:rFonts w:ascii="Times New Roman" w:hAnsi="Times New Roman"/>
        </w:rPr>
        <w:t xml:space="preserve"> R</w:t>
      </w:r>
      <w:r>
        <w:rPr>
          <w:rFonts w:ascii="Times New Roman" w:hAnsi="Times New Roman"/>
        </w:rPr>
        <w:t>.</w:t>
      </w:r>
      <w:r w:rsidRPr="00E82D49">
        <w:rPr>
          <w:rFonts w:ascii="Times New Roman" w:hAnsi="Times New Roman"/>
        </w:rPr>
        <w:t>, Bradshaw</w:t>
      </w:r>
      <w:r>
        <w:rPr>
          <w:rFonts w:ascii="Times New Roman" w:hAnsi="Times New Roman"/>
        </w:rPr>
        <w:t>,</w:t>
      </w:r>
      <w:r w:rsidRPr="00E82D49">
        <w:rPr>
          <w:rFonts w:ascii="Times New Roman" w:hAnsi="Times New Roman"/>
        </w:rPr>
        <w:t xml:space="preserve"> C</w:t>
      </w:r>
      <w:r>
        <w:rPr>
          <w:rFonts w:ascii="Times New Roman" w:hAnsi="Times New Roman"/>
        </w:rPr>
        <w:t>.</w:t>
      </w:r>
      <w:r w:rsidRPr="00E82D49">
        <w:rPr>
          <w:rFonts w:ascii="Times New Roman" w:hAnsi="Times New Roman"/>
        </w:rPr>
        <w:t>J</w:t>
      </w:r>
      <w:r>
        <w:rPr>
          <w:rFonts w:ascii="Times New Roman" w:hAnsi="Times New Roman"/>
        </w:rPr>
        <w:t>.</w:t>
      </w:r>
      <w:r w:rsidRPr="00E82D49">
        <w:rPr>
          <w:rFonts w:ascii="Times New Roman" w:hAnsi="Times New Roman"/>
        </w:rPr>
        <w:t>, Brook</w:t>
      </w:r>
      <w:r>
        <w:rPr>
          <w:rFonts w:ascii="Times New Roman" w:hAnsi="Times New Roman"/>
        </w:rPr>
        <w:t>,</w:t>
      </w:r>
      <w:r w:rsidRPr="00E82D49">
        <w:rPr>
          <w:rFonts w:ascii="Times New Roman" w:hAnsi="Times New Roman"/>
        </w:rPr>
        <w:t xml:space="preserve"> B</w:t>
      </w:r>
      <w:r>
        <w:rPr>
          <w:rFonts w:ascii="Times New Roman" w:hAnsi="Times New Roman"/>
        </w:rPr>
        <w:t>.</w:t>
      </w:r>
      <w:r w:rsidRPr="00E82D49">
        <w:rPr>
          <w:rFonts w:ascii="Times New Roman" w:hAnsi="Times New Roman"/>
        </w:rPr>
        <w:t>W</w:t>
      </w:r>
      <w:r>
        <w:rPr>
          <w:rFonts w:ascii="Times New Roman" w:hAnsi="Times New Roman"/>
        </w:rPr>
        <w:t>.,</w:t>
      </w:r>
      <w:r w:rsidRPr="00E82D49">
        <w:rPr>
          <w:rFonts w:ascii="Times New Roman" w:hAnsi="Times New Roman"/>
        </w:rPr>
        <w:t xml:space="preserve"> 2014</w:t>
      </w:r>
      <w:r>
        <w:rPr>
          <w:rFonts w:ascii="Times New Roman" w:hAnsi="Times New Roman"/>
        </w:rPr>
        <w:t>.</w:t>
      </w:r>
      <w:r w:rsidRPr="00E82D49">
        <w:rPr>
          <w:rFonts w:ascii="Times New Roman" w:hAnsi="Times New Roman"/>
        </w:rPr>
        <w:t xml:space="preserve"> Genetics in conservation</w:t>
      </w:r>
      <w:r>
        <w:rPr>
          <w:rFonts w:ascii="Times New Roman" w:hAnsi="Times New Roman"/>
        </w:rPr>
        <w:t xml:space="preserve"> </w:t>
      </w:r>
      <w:r w:rsidRPr="00E82D49">
        <w:rPr>
          <w:rFonts w:ascii="Times New Roman" w:hAnsi="Times New Roman"/>
        </w:rPr>
        <w:t>management: revised recommendations for the 50/500 rules, red</w:t>
      </w:r>
      <w:r>
        <w:rPr>
          <w:rFonts w:ascii="Times New Roman" w:hAnsi="Times New Roman"/>
        </w:rPr>
        <w:t xml:space="preserve"> </w:t>
      </w:r>
      <w:r w:rsidRPr="00E82D49">
        <w:rPr>
          <w:rFonts w:ascii="Times New Roman" w:hAnsi="Times New Roman"/>
        </w:rPr>
        <w:t>List criteria and population viability analyses. Biol</w:t>
      </w:r>
      <w:r>
        <w:rPr>
          <w:rFonts w:ascii="Times New Roman" w:hAnsi="Times New Roman"/>
        </w:rPr>
        <w:t>.</w:t>
      </w:r>
      <w:r w:rsidRPr="00E82D49">
        <w:rPr>
          <w:rFonts w:ascii="Times New Roman" w:hAnsi="Times New Roman"/>
        </w:rPr>
        <w:t xml:space="preserve"> Cons</w:t>
      </w:r>
      <w:r>
        <w:rPr>
          <w:rFonts w:ascii="Times New Roman" w:hAnsi="Times New Roman"/>
        </w:rPr>
        <w:t>erv.</w:t>
      </w:r>
      <w:r w:rsidRPr="00E82D49">
        <w:rPr>
          <w:rFonts w:ascii="Times New Roman" w:hAnsi="Times New Roman"/>
        </w:rPr>
        <w:t xml:space="preserve"> 170</w:t>
      </w:r>
      <w:r>
        <w:rPr>
          <w:rFonts w:ascii="Times New Roman" w:hAnsi="Times New Roman"/>
        </w:rPr>
        <w:t xml:space="preserve">, </w:t>
      </w:r>
      <w:r w:rsidRPr="00E82D49">
        <w:rPr>
          <w:rFonts w:ascii="Times New Roman" w:hAnsi="Times New Roman"/>
        </w:rPr>
        <w:t>56–63</w:t>
      </w:r>
      <w:r>
        <w:rPr>
          <w:rFonts w:ascii="Times New Roman" w:hAnsi="Times New Roman"/>
        </w:rPr>
        <w:t>.</w:t>
      </w:r>
    </w:p>
    <w:p w14:paraId="474F5921" w14:textId="77777777" w:rsidR="00FE7496" w:rsidRDefault="00FE7496" w:rsidP="00E82D49">
      <w:pPr>
        <w:numPr>
          <w:ins w:id="256" w:author="Susanne" w:date="2025-03-03T15:37:00Z"/>
        </w:numPr>
        <w:rPr>
          <w:rFonts w:ascii="Times New Roman" w:hAnsi="Times New Roman"/>
        </w:rPr>
      </w:pPr>
      <w:r>
        <w:rPr>
          <w:rFonts w:ascii="Times New Roman" w:hAnsi="Times New Roman"/>
        </w:rPr>
        <w:t xml:space="preserve">Grinkevich, V., Chernetsov, N., Mukhin, A., 2009. Juvenile Reed Warblers </w:t>
      </w:r>
      <w:r>
        <w:rPr>
          <w:rFonts w:ascii="Times New Roman" w:hAnsi="Times New Roman"/>
          <w:i/>
          <w:iCs/>
        </w:rPr>
        <w:t>Acrocephalus scirpaceus</w:t>
      </w:r>
      <w:r>
        <w:rPr>
          <w:rFonts w:ascii="Times New Roman" w:hAnsi="Times New Roman"/>
        </w:rPr>
        <w:t xml:space="preserve"> see the world but settle close to home. Avian Ecol. Behav. 16, 3–10.</w:t>
      </w:r>
    </w:p>
    <w:p w14:paraId="4A1B17B0" w14:textId="77777777" w:rsidR="00FE7496" w:rsidRDefault="00FE7496">
      <w:pPr>
        <w:rPr>
          <w:rFonts w:ascii="Times New Roman" w:hAnsi="Times New Roman"/>
        </w:rPr>
      </w:pPr>
      <w:r>
        <w:rPr>
          <w:rFonts w:ascii="Times New Roman" w:hAnsi="Times New Roman"/>
        </w:rPr>
        <w:t>Halupka, L., Wierucka, K., Sztwiertnia, H., Klimczuk, E., 2017. Conditions at autumn stopover sites affect survival of a migratory passerine. J. Ornithol. 158, 979–988.</w:t>
      </w:r>
    </w:p>
    <w:p w14:paraId="0C688678" w14:textId="77777777" w:rsidR="00FE7496" w:rsidRDefault="00FE7496">
      <w:pPr>
        <w:rPr>
          <w:rFonts w:ascii="Times New Roman" w:hAnsi="Times New Roman"/>
        </w:rPr>
      </w:pPr>
      <w:r>
        <w:rPr>
          <w:rFonts w:ascii="Times New Roman" w:hAnsi="Times New Roman"/>
        </w:rPr>
        <w:lastRenderedPageBreak/>
        <w:t>Heinsohn, R., Lacy, R., Elphinstone, A., Ingwersen, D., Pitcher, B.J., Roderick, M., Schmelitschek, E., Van Sluys, M., Stojanovic, D., Tripovich, J., Crates, R., 2022. Population viability in data deficient nomadic species: what it will take to save regent honeyeaters from extinction. Biol. Conserv. 266, 109430.</w:t>
      </w:r>
    </w:p>
    <w:p w14:paraId="20FB60AB" w14:textId="77777777" w:rsidR="00FE7496" w:rsidRDefault="00FE7496">
      <w:pPr>
        <w:rPr>
          <w:rFonts w:ascii="Times New Roman" w:hAnsi="Times New Roman"/>
        </w:rPr>
      </w:pPr>
      <w:r>
        <w:rPr>
          <w:rFonts w:ascii="Times New Roman" w:hAnsi="Times New Roman"/>
        </w:rPr>
        <w:t>Imlay, T.I., Crowley, J.F., Argue, A.M., Steiner, J.C., Norris, D.R., Stutchbury, B.J.M. 2010. Survival, dispersal and early migration movements of captive-bred juvenile eastern loggerhead shrikes (</w:t>
      </w:r>
      <w:r>
        <w:rPr>
          <w:rFonts w:ascii="Times New Roman" w:hAnsi="Times New Roman"/>
          <w:i/>
          <w:iCs/>
        </w:rPr>
        <w:t>Lanius ludovicianus migrans</w:t>
      </w:r>
      <w:r>
        <w:rPr>
          <w:rFonts w:ascii="Times New Roman" w:hAnsi="Times New Roman"/>
        </w:rPr>
        <w:t>). Biol. Conserv. 143, 2578–2582.</w:t>
      </w:r>
    </w:p>
    <w:p w14:paraId="66B84700" w14:textId="77777777" w:rsidR="00FE7496" w:rsidRDefault="00FE7496">
      <w:pPr>
        <w:rPr>
          <w:rFonts w:ascii="Times New Roman" w:hAnsi="Times New Roman"/>
        </w:rPr>
      </w:pPr>
      <w:r>
        <w:rPr>
          <w:rFonts w:ascii="Times New Roman" w:hAnsi="Times New Roman"/>
        </w:rPr>
        <w:t>IUCN/SSC, 2013. Guidelines for Reintroductions and Other Conservation Translocations. Version 1.0. Gland, Switzerland: IUCN Species Survival Commission.</w:t>
      </w:r>
    </w:p>
    <w:p w14:paraId="4688C4C2" w14:textId="77777777" w:rsidR="00FE7496" w:rsidRDefault="00FE7496">
      <w:pPr>
        <w:rPr>
          <w:rFonts w:ascii="Times New Roman" w:hAnsi="Times New Roman"/>
          <w:lang w:val="fr-FR"/>
        </w:rPr>
      </w:pPr>
      <w:r w:rsidRPr="00D31597">
        <w:rPr>
          <w:rFonts w:ascii="Times New Roman" w:hAnsi="Times New Roman"/>
        </w:rPr>
        <w:t xml:space="preserve">Kellner, K.F., 2016. jagsUI: A wrapper around rjags to streamline JAGS analyses. </w:t>
      </w:r>
      <w:r w:rsidRPr="00D31597">
        <w:rPr>
          <w:rFonts w:ascii="Times New Roman" w:hAnsi="Times New Roman"/>
          <w:lang w:val="fr-FR"/>
        </w:rPr>
        <w:t xml:space="preserve">CRAN, </w:t>
      </w:r>
      <w:hyperlink r:id="rId9" w:history="1">
        <w:r>
          <w:rPr>
            <w:rStyle w:val="Hyperlink"/>
            <w:rFonts w:ascii="Times New Roman" w:hAnsi="Times New Roman"/>
            <w:color w:val="00000A"/>
            <w:u w:val="none"/>
            <w:lang w:val="fr-FR"/>
          </w:rPr>
          <w:t>https://rdrr.io/cran/jagsUI/</w:t>
        </w:r>
      </w:hyperlink>
      <w:r w:rsidRPr="00D31597">
        <w:rPr>
          <w:rFonts w:ascii="Times New Roman" w:hAnsi="Times New Roman"/>
          <w:lang w:val="fr-FR"/>
        </w:rPr>
        <w:t>. [R package].</w:t>
      </w:r>
    </w:p>
    <w:p w14:paraId="07F126B0" w14:textId="77777777" w:rsidR="00FE7496" w:rsidRDefault="00FE7496">
      <w:pPr>
        <w:rPr>
          <w:rFonts w:ascii="Times New Roman" w:hAnsi="Times New Roman"/>
        </w:rPr>
      </w:pPr>
      <w:r>
        <w:rPr>
          <w:rFonts w:ascii="Times New Roman" w:hAnsi="Times New Roman"/>
          <w:lang w:val="fr-FR"/>
        </w:rPr>
        <w:t xml:space="preserve">Kerbiriou, C., Bargain, B., Le Viol, I., Pavoine, S., 2010. </w:t>
      </w:r>
      <w:r>
        <w:rPr>
          <w:rFonts w:ascii="Times New Roman" w:hAnsi="Times New Roman"/>
        </w:rPr>
        <w:t xml:space="preserve">Diet and fuelling of the globally threatened Aquatic Warbler in autumn migration stopover as compared with two congeners. Anim. Conserv. 14, 261–270. </w:t>
      </w:r>
    </w:p>
    <w:p w14:paraId="4965EA1B" w14:textId="77777777" w:rsidR="00FE7496" w:rsidRDefault="00FE7496">
      <w:pPr>
        <w:rPr>
          <w:rFonts w:ascii="Times New Roman" w:hAnsi="Times New Roman"/>
        </w:rPr>
      </w:pPr>
      <w:r w:rsidRPr="00D31597">
        <w:rPr>
          <w:rFonts w:ascii="Times New Roman" w:hAnsi="Times New Roman"/>
        </w:rPr>
        <w:t xml:space="preserve">Kéry, M., Schaub, M., 2012. Bayesian population analysis using WinBUGS. Oxford, UK: Academic Press. </w:t>
      </w:r>
    </w:p>
    <w:p w14:paraId="65D2E22D" w14:textId="77777777" w:rsidR="00FE7496" w:rsidRDefault="00FE7496">
      <w:pPr>
        <w:rPr>
          <w:rFonts w:ascii="Times New Roman" w:hAnsi="Times New Roman"/>
        </w:rPr>
      </w:pPr>
      <w:r>
        <w:rPr>
          <w:rFonts w:ascii="Times New Roman" w:hAnsi="Times New Roman"/>
        </w:rPr>
        <w:t xml:space="preserve">Krogulec, J., Kloskowski, J., 2003. Monitoring Aquatic Warbler </w:t>
      </w:r>
      <w:r>
        <w:rPr>
          <w:rFonts w:ascii="Times New Roman" w:hAnsi="Times New Roman"/>
          <w:i/>
          <w:iCs/>
        </w:rPr>
        <w:t>Acrocephalus paludicola</w:t>
      </w:r>
      <w:r>
        <w:rPr>
          <w:rFonts w:ascii="Times New Roman" w:hAnsi="Times New Roman"/>
        </w:rPr>
        <w:t xml:space="preserve"> in Poland. Ornis Hungarica 12-13, 191–196.</w:t>
      </w:r>
    </w:p>
    <w:p w14:paraId="663BC66A" w14:textId="77777777" w:rsidR="00FE7496" w:rsidRDefault="00FE7496">
      <w:pPr>
        <w:rPr>
          <w:rFonts w:ascii="Times New Roman" w:hAnsi="Times New Roman"/>
        </w:rPr>
      </w:pPr>
      <w:r>
        <w:rPr>
          <w:rFonts w:ascii="Times New Roman" w:hAnsi="Times New Roman"/>
        </w:rPr>
        <w:t xml:space="preserve">Kubacka, J., Oppel, S., Dyrcz, A., Lachmann, L., Barros Da Costa, J.P.D., Kail, U., Zdunek, W., 2014. Effect of mowing on productivity in the endangered Aquatic Warbler </w:t>
      </w:r>
      <w:r>
        <w:rPr>
          <w:rFonts w:ascii="Times New Roman" w:hAnsi="Times New Roman"/>
          <w:i/>
          <w:iCs/>
        </w:rPr>
        <w:t>Acrocephalus paludicola</w:t>
      </w:r>
      <w:r>
        <w:rPr>
          <w:rFonts w:ascii="Times New Roman" w:hAnsi="Times New Roman"/>
        </w:rPr>
        <w:t>. Bird Conserv. Int. 24, 45–58. https://doi:10.1017/S0959270913000154</w:t>
      </w:r>
    </w:p>
    <w:p w14:paraId="1E37CA32" w14:textId="77777777" w:rsidR="00FE7496" w:rsidRDefault="00FE7496">
      <w:pPr>
        <w:rPr>
          <w:rFonts w:ascii="Times New Roman" w:hAnsi="Times New Roman"/>
        </w:rPr>
      </w:pPr>
      <w:r>
        <w:rPr>
          <w:rFonts w:ascii="Times New Roman" w:hAnsi="Times New Roman"/>
        </w:rPr>
        <w:t>Kubacka, J., Dubiec, A., Korb, J., Salewski, V., Dyrcz, A., Foucher, J., Giessing, B., Leisler, B., Schulze-Hagen, K., Wink, M., Panagiotopoulou, H., 2024. Low genetic diversity and high gene flow in the Aquatic Warbler (</w:t>
      </w:r>
      <w:r>
        <w:rPr>
          <w:rFonts w:ascii="Times New Roman" w:hAnsi="Times New Roman"/>
          <w:i/>
          <w:iCs/>
        </w:rPr>
        <w:t>Acrocephalus paludicola</w:t>
      </w:r>
      <w:r>
        <w:rPr>
          <w:rFonts w:ascii="Times New Roman" w:hAnsi="Times New Roman"/>
        </w:rPr>
        <w:t>), a threatened marshland songbird with a fragmented breeding range. Ibis, 166, 232–251. </w:t>
      </w:r>
      <w:hyperlink r:id="rId10" w:history="1">
        <w:r>
          <w:rPr>
            <w:rStyle w:val="Hyperlink"/>
            <w:rFonts w:ascii="Times New Roman" w:hAnsi="Times New Roman"/>
            <w:color w:val="00000A"/>
            <w:u w:val="none"/>
          </w:rPr>
          <w:t>https://doi.org/10.1111/ibi.13250</w:t>
        </w:r>
      </w:hyperlink>
    </w:p>
    <w:p w14:paraId="5D54930A" w14:textId="77777777" w:rsidR="00FE7496" w:rsidRDefault="00FE7496">
      <w:pPr>
        <w:rPr>
          <w:rFonts w:ascii="Times New Roman" w:hAnsi="Times New Roman"/>
        </w:rPr>
      </w:pPr>
      <w:r>
        <w:rPr>
          <w:rFonts w:ascii="Times New Roman" w:hAnsi="Times New Roman"/>
        </w:rPr>
        <w:t xml:space="preserve">Lees, A.C., Haskell, L., Allinson, T., Bezeng, S.B., Burfield, I.J., Renjifo, L.M., Rosenberg, K.V., Viswanathan, A., Butchart, S.H.M., 2022. State of the World’s Birds. Annu. Rev. Environ. Resour. 47, 231–260. </w:t>
      </w:r>
      <w:hyperlink r:id="rId11" w:history="1">
        <w:r>
          <w:rPr>
            <w:rStyle w:val="Hyperlink"/>
            <w:rFonts w:ascii="Times New Roman" w:hAnsi="Times New Roman"/>
            <w:color w:val="00000A"/>
            <w:u w:val="none"/>
          </w:rPr>
          <w:t>https://doi.org/10.1146/annurev-environ-112420-014642</w:t>
        </w:r>
      </w:hyperlink>
    </w:p>
    <w:p w14:paraId="1099CD4A" w14:textId="77777777" w:rsidR="00FE7496" w:rsidRPr="00C60F73" w:rsidRDefault="00FE7496">
      <w:pPr>
        <w:rPr>
          <w:rFonts w:ascii="Times New Roman" w:hAnsi="Times New Roman"/>
          <w:lang w:val="de-CH"/>
        </w:rPr>
      </w:pPr>
      <w:r w:rsidRPr="00D31597">
        <w:rPr>
          <w:rFonts w:ascii="Times New Roman" w:hAnsi="Times New Roman"/>
        </w:rPr>
        <w:t xml:space="preserve">Mayall, E., Groves, L., Kennerley, R., Hudson, M., Franco, A., 2023. Demographic consequences of management actions for the successful reintroduction of the White Stork </w:t>
      </w:r>
      <w:r w:rsidRPr="00D31597">
        <w:rPr>
          <w:rFonts w:ascii="Times New Roman" w:hAnsi="Times New Roman"/>
          <w:i/>
          <w:iCs/>
        </w:rPr>
        <w:t>Ciconia ciconia</w:t>
      </w:r>
      <w:r w:rsidRPr="00D31597">
        <w:rPr>
          <w:rFonts w:ascii="Times New Roman" w:hAnsi="Times New Roman"/>
        </w:rPr>
        <w:t xml:space="preserve"> to the UK.</w:t>
      </w:r>
      <w:r w:rsidRPr="00B05B42">
        <w:rPr>
          <w:rFonts w:ascii="Times New Roman" w:hAnsi="Times New Roman"/>
        </w:rPr>
        <w:t> </w:t>
      </w:r>
      <w:r w:rsidRPr="00C60F73">
        <w:rPr>
          <w:rFonts w:ascii="Times New Roman" w:hAnsi="Times New Roman"/>
          <w:lang w:val="de-CH"/>
        </w:rPr>
        <w:t>Bird Conserv. Int. 33, e47. https://doi:10.1017/S0959270922000466</w:t>
      </w:r>
    </w:p>
    <w:p w14:paraId="77653D83" w14:textId="77777777" w:rsidR="00FE7496" w:rsidRDefault="00FE7496" w:rsidP="00E82D49">
      <w:pPr>
        <w:rPr>
          <w:rFonts w:ascii="Times New Roman" w:hAnsi="Times New Roman"/>
        </w:rPr>
      </w:pPr>
      <w:r w:rsidRPr="00C60F73">
        <w:rPr>
          <w:rFonts w:ascii="Times New Roman" w:hAnsi="Times New Roman"/>
          <w:lang w:val="de-CH"/>
        </w:rPr>
        <w:t xml:space="preserve">Morkvėnas, Ž., Arbeiter, S., Kozulin, A., Riauba, G., Zhurauliou, D., Yakovich, V., Tanneberger, F., 2025. </w:t>
      </w:r>
      <w:r>
        <w:rPr>
          <w:rFonts w:ascii="Times New Roman" w:hAnsi="Times New Roman"/>
        </w:rPr>
        <w:t xml:space="preserve">Successful translocation of a long-distance migrating passerine – new impetus for the conservation of the globally threatened Aquatic Warbler. Anim. Conserv. 28, 147–155, </w:t>
      </w:r>
      <w:hyperlink r:id="rId12" w:history="1">
        <w:r>
          <w:rPr>
            <w:rStyle w:val="Hyperlink"/>
            <w:rFonts w:ascii="Times New Roman" w:hAnsi="Times New Roman"/>
            <w:color w:val="00000A"/>
            <w:u w:val="none"/>
          </w:rPr>
          <w:t>https://doi.org/10.1111/acv.13018</w:t>
        </w:r>
      </w:hyperlink>
    </w:p>
    <w:p w14:paraId="01F5BC2F" w14:textId="77777777" w:rsidR="00FE7496" w:rsidRDefault="00FE7496">
      <w:pPr>
        <w:rPr>
          <w:rFonts w:ascii="Times New Roman" w:hAnsi="Times New Roman"/>
        </w:rPr>
      </w:pPr>
      <w:r>
        <w:rPr>
          <w:rFonts w:ascii="Times New Roman" w:hAnsi="Times New Roman"/>
        </w:rPr>
        <w:lastRenderedPageBreak/>
        <w:t>Munstermann, M.J., Heim, N.A., McCauley, D.J., Payne, J.L., Upham, N.S., Wang, S.C., Knope, M.L., 2021. A global ecological signal of extinction risk in terrestrial vertebrates. Conserv. Biol. 36, e13852. doi: 10.1111/cobi.13852</w:t>
      </w:r>
    </w:p>
    <w:p w14:paraId="4B4118A3" w14:textId="77777777" w:rsidR="00FE7496" w:rsidRDefault="00FE7496">
      <w:pPr>
        <w:rPr>
          <w:rFonts w:ascii="Times New Roman" w:hAnsi="Times New Roman"/>
        </w:rPr>
      </w:pPr>
      <w:r>
        <w:rPr>
          <w:rFonts w:ascii="Times New Roman" w:hAnsi="Times New Roman"/>
        </w:rPr>
        <w:t>Ockendon, N., Johnston, A., Baillie, S.R., 2014. Rainfall on wintering grounds affects population change in many species of Afro-Palaearctic migrants. J. Ornithol. 155, 905–917.</w:t>
      </w:r>
    </w:p>
    <w:p w14:paraId="1B5AFC96" w14:textId="77777777" w:rsidR="00FE7496" w:rsidRDefault="00FE7496">
      <w:pPr>
        <w:rPr>
          <w:rFonts w:ascii="Times New Roman" w:hAnsi="Times New Roman"/>
        </w:rPr>
      </w:pPr>
      <w:r>
        <w:rPr>
          <w:rFonts w:ascii="Times New Roman" w:hAnsi="Times New Roman"/>
        </w:rPr>
        <w:t>Oppel, S., Dobrev, V., Arkumarev, V., Saravia-Mullin, V., Bashmili, K., Bino, T., Bounas, A., Chardin, A., Dobrev, D., Duro, K., Kapsalis, E., Kret, E., Marchant, M.P., Nakev, S., Petrovski, N., Papaioannou, H., Popgeorgiev, G., Selgjekaj, L., Skartsi, T., Stamenov, A., Stoychev, S., Topi, M., Vavylis, D., Velevski, M., Vorpsi, Z., Weston, J., Xeka, E., Xherri, X., Yordanov, E., Nikolov, S.C., 2024. Long-term conservation efforts at flyway scale can halt the population decline in a globally endangered migratory raptor. Anim. Conserv. 27: 374–385. https://doi.org/10.1111/acv.12917</w:t>
      </w:r>
    </w:p>
    <w:p w14:paraId="0C98C908" w14:textId="77777777" w:rsidR="00FE7496" w:rsidRDefault="00FE7496">
      <w:pPr>
        <w:rPr>
          <w:rFonts w:ascii="Times New Roman" w:hAnsi="Times New Roman"/>
        </w:rPr>
      </w:pPr>
      <w:r>
        <w:rPr>
          <w:rFonts w:ascii="Times New Roman" w:hAnsi="Times New Roman"/>
        </w:rPr>
        <w:t>Oppel, S., Saravia, V., Bounas, A., Arkumarev, V., Kret, E., Dobrev, V., Dobrev, D., Kordopatis, P., Skartsi, T., Velevski, M., Petrovski, N., Bino, T., Topi, M., Klisurov, I., Stoychev, S., Nikolov, S., 2021. Population reinforcement and demographic changes needed to stabilise the population of a migratory vulture. J. Appl. Ecol. 58, 2711–2721.</w:t>
      </w:r>
    </w:p>
    <w:p w14:paraId="5C64F6C5" w14:textId="77777777" w:rsidR="00FE7496" w:rsidRDefault="00FE7496">
      <w:pPr>
        <w:rPr>
          <w:rFonts w:ascii="Times New Roman" w:hAnsi="Times New Roman"/>
        </w:rPr>
      </w:pPr>
      <w:r>
        <w:rPr>
          <w:rFonts w:ascii="Times New Roman" w:hAnsi="Times New Roman"/>
        </w:rPr>
        <w:t>Pain, D., Hughes, B., Syroechkovskiy, E., Zöckler, C., Chowdhury, S., Anderson, G., Clark, N., 2018. Saving the Spoon-billed Sandpiper: a conservation update. British Birds 111, 323–333.</w:t>
      </w:r>
    </w:p>
    <w:p w14:paraId="285BCC9E" w14:textId="77777777" w:rsidR="00FE7496" w:rsidRDefault="00FE7496">
      <w:pPr>
        <w:rPr>
          <w:rFonts w:ascii="Times New Roman" w:hAnsi="Times New Roman"/>
        </w:rPr>
      </w:pPr>
      <w:r>
        <w:rPr>
          <w:rFonts w:ascii="Times New Roman" w:hAnsi="Times New Roman"/>
        </w:rPr>
        <w:t xml:space="preserve">Peach, W.J., Baillie, S., Underhill, L., 1991. Survival of Sedge Warblers Acrocephalus schoenobaenus in relation to West African rainfall. Ibis 133, 300–305. </w:t>
      </w:r>
    </w:p>
    <w:p w14:paraId="64C59633" w14:textId="77777777" w:rsidR="00FE7496" w:rsidRDefault="00FE7496">
      <w:pPr>
        <w:rPr>
          <w:rFonts w:ascii="Times New Roman" w:hAnsi="Times New Roman"/>
        </w:rPr>
      </w:pPr>
      <w:r w:rsidRPr="00D31597">
        <w:rPr>
          <w:rFonts w:ascii="Times New Roman" w:hAnsi="Times New Roman"/>
        </w:rPr>
        <w:t xml:space="preserve">Plummer, M., 2017. JAGS: A Program for Analysis of Bayesian Graphical Models Using Gibbs Sampling (Version 4.3.0). [R package]. </w:t>
      </w:r>
    </w:p>
    <w:p w14:paraId="0B200357" w14:textId="77777777" w:rsidR="00FE7496" w:rsidRDefault="00FE7496">
      <w:pPr>
        <w:rPr>
          <w:rFonts w:ascii="Times New Roman" w:hAnsi="Times New Roman"/>
        </w:rPr>
      </w:pPr>
      <w:r>
        <w:rPr>
          <w:rFonts w:ascii="Times New Roman" w:hAnsi="Times New Roman"/>
        </w:rPr>
        <w:t>R Core Team, 2024. R: A language and environment for statistical computing. R Foundation for Statistical Computing. Vienna, Austria. https://www.R-project.org.</w:t>
      </w:r>
    </w:p>
    <w:p w14:paraId="662CC7CA" w14:textId="77777777" w:rsidR="00FE7496" w:rsidRPr="008F36C2" w:rsidRDefault="00FE7496">
      <w:pPr>
        <w:rPr>
          <w:rFonts w:ascii="Times New Roman" w:hAnsi="Times New Roman"/>
          <w:lang w:val="en-GB"/>
        </w:rPr>
      </w:pPr>
      <w:r w:rsidRPr="00D31597">
        <w:rPr>
          <w:rFonts w:ascii="Times New Roman" w:hAnsi="Times New Roman"/>
        </w:rPr>
        <w:t>Reed, J.M., Mills, L.S., Dunning, J.B., Menges, E.S.,McKelvey, K.S., Frye, R., Beissinger, S.R., Anstett, M.C., Miller, P., 2002. Emerging issues in population viability analysis. Conserv. Biol. 16, 7</w:t>
      </w:r>
      <w:r w:rsidRPr="00B05B42">
        <w:rPr>
          <w:rFonts w:ascii="Times New Roman" w:hAnsi="Times New Roman"/>
        </w:rPr>
        <w:t>–</w:t>
      </w:r>
      <w:r w:rsidRPr="00D31597">
        <w:rPr>
          <w:rFonts w:ascii="Times New Roman" w:hAnsi="Times New Roman"/>
        </w:rPr>
        <w:t xml:space="preserve">19. </w:t>
      </w:r>
      <w:hyperlink r:id="rId13" w:history="1">
        <w:r>
          <w:rPr>
            <w:rStyle w:val="Hyperlink"/>
            <w:rFonts w:ascii="Times New Roman" w:hAnsi="Times New Roman"/>
            <w:color w:val="00000A"/>
            <w:u w:val="none"/>
          </w:rPr>
          <w:t>https://doi.org/10.1046/j.1523-1739.2002.99419.x</w:t>
        </w:r>
      </w:hyperlink>
    </w:p>
    <w:p w14:paraId="5EF99082" w14:textId="77777777" w:rsidR="00FE7496" w:rsidRDefault="00FE7496">
      <w:pPr>
        <w:rPr>
          <w:rFonts w:ascii="Times New Roman" w:hAnsi="Times New Roman"/>
        </w:rPr>
      </w:pPr>
      <w:r w:rsidRPr="00D31597">
        <w:rPr>
          <w:rFonts w:ascii="Times New Roman" w:hAnsi="Times New Roman"/>
          <w:lang w:val="de-DE"/>
        </w:rPr>
        <w:t xml:space="preserve">Sæther, B.-E., Engen, S., Lande, R., Møller, A.P., Bensch, S., Hasselquist, D., Beier, J., Leisler, B., 2004. </w:t>
      </w:r>
      <w:r w:rsidRPr="00D31597">
        <w:rPr>
          <w:rFonts w:ascii="Times New Roman" w:hAnsi="Times New Roman"/>
        </w:rPr>
        <w:t>Time to extinction in relation to mating system and type of density regulation in populations with two sexes. J. Anim. Ecol. 73, 925</w:t>
      </w:r>
      <w:r w:rsidRPr="00B05B42">
        <w:rPr>
          <w:rFonts w:ascii="Times New Roman" w:hAnsi="Times New Roman"/>
        </w:rPr>
        <w:t>–</w:t>
      </w:r>
      <w:r w:rsidRPr="00D31597">
        <w:rPr>
          <w:rFonts w:ascii="Times New Roman" w:hAnsi="Times New Roman"/>
        </w:rPr>
        <w:t>934.</w:t>
      </w:r>
    </w:p>
    <w:p w14:paraId="2729BC4C" w14:textId="77777777" w:rsidR="00FE7496" w:rsidRDefault="00FE7496">
      <w:pPr>
        <w:rPr>
          <w:rFonts w:ascii="Times New Roman" w:hAnsi="Times New Roman"/>
        </w:rPr>
      </w:pPr>
      <w:r>
        <w:rPr>
          <w:rFonts w:ascii="Times New Roman" w:hAnsi="Times New Roman"/>
        </w:rPr>
        <w:t>Salewski, V., Flade, M., Lisovski, S., Poluda, A., Iliukha, O., Kiljan, G., Malashevich, U., Hahn, S. 2019. Identifying migration routes and non-breeding staging sites of adult males of the globally threatened Aquatic Warbler Acrocephalus paludicola. Bird Conserv. Int. 29, 503–514. https://doi: 10.1017/S0959270918000357</w:t>
      </w:r>
    </w:p>
    <w:p w14:paraId="072966C3" w14:textId="77777777" w:rsidR="00FE7496" w:rsidRDefault="00FE7496">
      <w:pPr>
        <w:rPr>
          <w:rFonts w:ascii="Times New Roman" w:hAnsi="Times New Roman"/>
        </w:rPr>
      </w:pPr>
      <w:r w:rsidRPr="00D31597">
        <w:rPr>
          <w:rFonts w:ascii="Times New Roman" w:hAnsi="Times New Roman"/>
        </w:rPr>
        <w:t>Schaub, M., Kéry, M., 2021. Integrated population models: Theory and ecological applications with R and JAGS. Academic Press, Boston, USA.</w:t>
      </w:r>
    </w:p>
    <w:p w14:paraId="5A57EE53" w14:textId="77777777" w:rsidR="00FE7496" w:rsidRPr="008F36C2" w:rsidRDefault="00FE7496">
      <w:pPr>
        <w:rPr>
          <w:rFonts w:ascii="Times New Roman" w:hAnsi="Times New Roman"/>
          <w:lang w:val="en-GB"/>
        </w:rPr>
      </w:pPr>
      <w:r w:rsidRPr="00D31597">
        <w:rPr>
          <w:rFonts w:ascii="Times New Roman" w:hAnsi="Times New Roman"/>
        </w:rPr>
        <w:lastRenderedPageBreak/>
        <w:t xml:space="preserve">Schaub, M., Abadi, F., 2011. Integrated population models: a novel analysis framework for deeper insights into population dynamics. </w:t>
      </w:r>
      <w:r w:rsidRPr="008F36C2">
        <w:rPr>
          <w:rFonts w:ascii="Times New Roman" w:hAnsi="Times New Roman"/>
          <w:lang w:val="en-GB"/>
        </w:rPr>
        <w:t>J. Ornithol. 152, 227–237. https://doi.org/10.1007/s10336-010-0632-7</w:t>
      </w:r>
    </w:p>
    <w:p w14:paraId="7A5EDBC9" w14:textId="77777777" w:rsidR="00FE7496" w:rsidRPr="00F712F6" w:rsidRDefault="00FE7496">
      <w:pPr>
        <w:rPr>
          <w:rFonts w:ascii="Times New Roman" w:hAnsi="Times New Roman"/>
          <w:lang w:val="de-DE"/>
        </w:rPr>
      </w:pPr>
      <w:r w:rsidRPr="009A5B0D">
        <w:rPr>
          <w:rFonts w:ascii="Times New Roman" w:hAnsi="Times New Roman"/>
          <w:lang w:val="en-GB"/>
        </w:rPr>
        <w:t xml:space="preserve">Schaub, M., Zink, R., Beissmann, H., Sarrazin, F., Arlettaz, R., 2009. </w:t>
      </w:r>
      <w:r>
        <w:rPr>
          <w:rFonts w:ascii="Times New Roman" w:hAnsi="Times New Roman"/>
        </w:rPr>
        <w:t xml:space="preserve">When to end releases in reintroduction programs: Demographic rates and population viability analysis of bearded vultures in the Alps. J. Appl. </w:t>
      </w:r>
      <w:r w:rsidRPr="00F712F6">
        <w:rPr>
          <w:rFonts w:ascii="Times New Roman" w:hAnsi="Times New Roman"/>
          <w:lang w:val="de-DE"/>
        </w:rPr>
        <w:t>Ecol. 46, 92–100.</w:t>
      </w:r>
    </w:p>
    <w:p w14:paraId="2422B4F8" w14:textId="77777777" w:rsidR="00FE7496" w:rsidRDefault="00FE7496">
      <w:pPr>
        <w:rPr>
          <w:rFonts w:ascii="Times New Roman" w:hAnsi="Times New Roman"/>
        </w:rPr>
      </w:pPr>
      <w:r w:rsidRPr="001D3759">
        <w:rPr>
          <w:rFonts w:ascii="Times New Roman" w:hAnsi="Times New Roman"/>
          <w:lang w:val="de-DE"/>
        </w:rPr>
        <w:t xml:space="preserve">Schulze-Hagen, K., Leisler, B., Schäfer, H.M., Schmidt, V., 1999. </w:t>
      </w:r>
      <w:r>
        <w:rPr>
          <w:rFonts w:ascii="Times New Roman" w:hAnsi="Times New Roman"/>
        </w:rPr>
        <w:t>The breeding system</w:t>
      </w:r>
      <w:r>
        <w:rPr>
          <w:rFonts w:ascii="Times New Roman" w:hAnsi="Times New Roman"/>
        </w:rPr>
        <w:br/>
        <w:t>of the Aquatic Warbler Acrocephalus paludicola – a review of new results. Vogelwelt</w:t>
      </w:r>
      <w:r>
        <w:rPr>
          <w:rFonts w:ascii="Times New Roman" w:hAnsi="Times New Roman"/>
        </w:rPr>
        <w:br/>
        <w:t>120, 87–96.</w:t>
      </w:r>
    </w:p>
    <w:p w14:paraId="628546D0" w14:textId="77777777" w:rsidR="00FE7496" w:rsidRDefault="00FE7496">
      <w:pPr>
        <w:rPr>
          <w:rFonts w:ascii="Times New Roman" w:hAnsi="Times New Roman"/>
        </w:rPr>
      </w:pPr>
      <w:r>
        <w:rPr>
          <w:rFonts w:ascii="Times New Roman" w:hAnsi="Times New Roman"/>
        </w:rPr>
        <w:t xml:space="preserve">Tanneberger, F., Kloskowski, J., Knöfler, V., Kozulin, A., Marczakiewicz, Piotr Morkvėnas, Ž., Poluda, A., Végvįri, Z., Vergeichik, L., Flade, M., 2018. Breeding habitat requirements. In: Tanneberger, F., Kubacka, J. (eds), The Aquatic Warbler Conservation Handbook, Brandenburg State Office for Environment (LfU), Potsdam, Germany, pp. 34–45. </w:t>
      </w:r>
    </w:p>
    <w:p w14:paraId="2DFA86A9" w14:textId="77777777" w:rsidR="00FE7496" w:rsidRDefault="00FE7496">
      <w:pPr>
        <w:rPr>
          <w:rFonts w:ascii="Times New Roman" w:hAnsi="Times New Roman"/>
        </w:rPr>
      </w:pPr>
      <w:r>
        <w:rPr>
          <w:rFonts w:ascii="Times New Roman" w:hAnsi="Times New Roman"/>
        </w:rPr>
        <w:t xml:space="preserve">Tanneberger, F., Bellebaum, J., Dylawerski, M., Fartmann, T., Jurzyk-Nordlöw, S., Koska, I., Tegetmeyer, C., Wojciechowska, M., 2011. Habitats of the globally threatened Aquatic Warbler (Acrocephalus paludicola) in Pomerania – site conditions, flora, and vegetation characteristics. Plant Diversity and Evolution 129/3–4, 253–273. </w:t>
      </w:r>
    </w:p>
    <w:p w14:paraId="7F0CC6D9" w14:textId="77777777" w:rsidR="00FE7496" w:rsidRDefault="00FE7496">
      <w:pPr>
        <w:rPr>
          <w:rFonts w:ascii="Times New Roman" w:hAnsi="Times New Roman"/>
        </w:rPr>
      </w:pPr>
      <w:r>
        <w:rPr>
          <w:rFonts w:ascii="Times New Roman" w:hAnsi="Times New Roman"/>
        </w:rPr>
        <w:t>Vickery, J.A., Ewing, S.R., Smith, K.W., Pain, D.J., Bairlein, F., Škorpilová, J., Gregory, R.D., 2014. The decline of afro-Palaearctic migrants and an assessment of potential causes. Ibis 156, 1–22.</w:t>
      </w:r>
    </w:p>
    <w:p w14:paraId="283581A6" w14:textId="77777777" w:rsidR="00FE7496" w:rsidRDefault="00FE7496">
      <w:pPr>
        <w:rPr>
          <w:rFonts w:ascii="Times New Roman" w:hAnsi="Times New Roman"/>
        </w:rPr>
      </w:pPr>
      <w:r>
        <w:rPr>
          <w:rFonts w:ascii="Times New Roman" w:hAnsi="Times New Roman"/>
        </w:rPr>
        <w:t xml:space="preserve">Weatherhead, P.J., Forbes, M.R.L., 1994. Natal philopatry in passerine birds: genetic or ecological influence? Behav. Ecol. 5, 426–433. </w:t>
      </w:r>
    </w:p>
    <w:p w14:paraId="27BB78E0" w14:textId="77777777" w:rsidR="00FE7496" w:rsidRDefault="00FE7496">
      <w:pPr>
        <w:rPr>
          <w:rFonts w:ascii="Times New Roman" w:hAnsi="Times New Roman"/>
        </w:rPr>
      </w:pPr>
      <w:r>
        <w:rPr>
          <w:rFonts w:ascii="Times New Roman" w:hAnsi="Times New Roman"/>
        </w:rPr>
        <w:t xml:space="preserve"> </w:t>
      </w:r>
    </w:p>
    <w:p w14:paraId="5E18EC5C" w14:textId="77777777" w:rsidR="00FE7496" w:rsidRDefault="002C5D49" w:rsidP="00A634E5">
      <w:pPr>
        <w:spacing w:after="0" w:line="480" w:lineRule="auto"/>
        <w:jc w:val="both"/>
        <w:rPr>
          <w:rFonts w:ascii="Times New Roman" w:hAnsi="Times New Roman"/>
        </w:rPr>
      </w:pPr>
      <w:r>
        <w:rPr>
          <w:rFonts w:ascii="Times New Roman" w:hAnsi="Times New Roman"/>
          <w:b/>
        </w:rPr>
        <w:lastRenderedPageBreak/>
        <w:pict w14:anchorId="45DCA0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81.25pt">
            <v:imagedata r:id="rId14" o:title=""/>
          </v:shape>
        </w:pict>
      </w:r>
    </w:p>
    <w:p w14:paraId="7D306E18" w14:textId="77777777" w:rsidR="00FE7496" w:rsidRDefault="00FE7496" w:rsidP="00A634E5">
      <w:pPr>
        <w:spacing w:after="0" w:line="480" w:lineRule="auto"/>
        <w:rPr>
          <w:rFonts w:ascii="Times New Roman" w:hAnsi="Times New Roman"/>
        </w:rPr>
      </w:pPr>
      <w:r w:rsidRPr="00A634E5">
        <w:rPr>
          <w:rFonts w:ascii="Times New Roman" w:hAnsi="Times New Roman"/>
          <w:b/>
        </w:rPr>
        <w:t xml:space="preserve">Fig. 1. </w:t>
      </w:r>
      <w:r w:rsidRPr="00A634E5">
        <w:rPr>
          <w:rFonts w:ascii="Times New Roman" w:hAnsi="Times New Roman"/>
        </w:rPr>
        <w:t>Breeding range decline of the Aquatic Warbler in Germany and Poland and location of potential release sites for the reinforcement of the Pomeranian population.</w:t>
      </w:r>
    </w:p>
    <w:p w14:paraId="45FC8568" w14:textId="77777777" w:rsidR="00FE7496" w:rsidRPr="00A634E5" w:rsidRDefault="00FE7496" w:rsidP="00A634E5">
      <w:pPr>
        <w:spacing w:after="0" w:line="480" w:lineRule="auto"/>
        <w:rPr>
          <w:rFonts w:ascii="Times New Roman" w:hAnsi="Times New Roman"/>
          <w:b/>
        </w:rPr>
      </w:pPr>
    </w:p>
    <w:p w14:paraId="0396B5D6" w14:textId="77777777" w:rsidR="00FE7496" w:rsidRDefault="002C5D49" w:rsidP="00A634E5">
      <w:pPr>
        <w:spacing w:after="0" w:line="480" w:lineRule="auto"/>
        <w:rPr>
          <w:rFonts w:ascii="Arial" w:hAnsi="Arial" w:cs="Arial"/>
          <w:b/>
          <w:sz w:val="20"/>
        </w:rPr>
      </w:pPr>
      <w:r>
        <w:rPr>
          <w:rFonts w:ascii="Arial" w:hAnsi="Arial" w:cs="Arial"/>
          <w:b/>
          <w:sz w:val="20"/>
        </w:rPr>
        <w:pict w14:anchorId="3C18F3C9">
          <v:shape id="_x0000_i1026" type="#_x0000_t75" style="width:453.75pt;height:234pt">
            <v:imagedata r:id="rId15" o:title=""/>
          </v:shape>
        </w:pict>
      </w:r>
    </w:p>
    <w:p w14:paraId="47CA780E" w14:textId="77777777" w:rsidR="00FE7496" w:rsidRPr="00A634E5" w:rsidRDefault="00FE7496" w:rsidP="00A634E5">
      <w:pPr>
        <w:spacing w:after="0" w:line="480" w:lineRule="auto"/>
        <w:rPr>
          <w:rFonts w:ascii="Times New Roman" w:hAnsi="Times New Roman"/>
          <w:b/>
        </w:rPr>
      </w:pPr>
      <w:r w:rsidRPr="00A634E5">
        <w:rPr>
          <w:rFonts w:ascii="Times New Roman" w:hAnsi="Times New Roman"/>
          <w:b/>
        </w:rPr>
        <w:lastRenderedPageBreak/>
        <w:t>Fig. 2</w:t>
      </w:r>
      <w:r w:rsidRPr="00A634E5">
        <w:rPr>
          <w:rFonts w:ascii="Times New Roman" w:hAnsi="Times New Roman"/>
        </w:rPr>
        <w:t xml:space="preserve">: Actual (“no second broods”) and hypothetical population development (mean size ± 95% CI) of the Pomeranian population of Aquatic Warblers between 2003-2023 simulated </w:t>
      </w:r>
      <w:r w:rsidRPr="00A634E5">
        <w:rPr>
          <w:rFonts w:ascii="Times New Roman" w:hAnsi="Times New Roman"/>
          <w:bCs/>
        </w:rPr>
        <w:t>for scenarios that assumed an average proportion of 25% of breeding females raising a second brood per year</w:t>
      </w:r>
      <w:ins w:id="257" w:author="Susanne" w:date="2025-03-17T15:31:00Z">
        <w:r w:rsidRPr="00A634E5">
          <w:rPr>
            <w:rFonts w:ascii="Times New Roman" w:hAnsi="Times New Roman"/>
            <w:bCs/>
          </w:rPr>
          <w:t xml:space="preserve"> and</w:t>
        </w:r>
      </w:ins>
      <w:r w:rsidRPr="00A634E5">
        <w:rPr>
          <w:rFonts w:ascii="Times New Roman" w:hAnsi="Times New Roman"/>
          <w:bCs/>
        </w:rPr>
        <w:t xml:space="preserve"> 5% higher </w:t>
      </w:r>
      <w:ins w:id="258" w:author="Susanne" w:date="2025-03-17T15:31:00Z">
        <w:r w:rsidRPr="00A634E5">
          <w:rPr>
            <w:rFonts w:ascii="Times New Roman" w:hAnsi="Times New Roman"/>
            <w:bCs/>
          </w:rPr>
          <w:t xml:space="preserve">or 5% lower </w:t>
        </w:r>
      </w:ins>
      <w:r w:rsidRPr="00A634E5">
        <w:rPr>
          <w:rFonts w:ascii="Times New Roman" w:hAnsi="Times New Roman"/>
          <w:bCs/>
        </w:rPr>
        <w:t>annual survival probability</w:t>
      </w:r>
      <w:del w:id="259" w:author="Susanne" w:date="2025-03-17T15:32:00Z">
        <w:r w:rsidRPr="00A634E5" w:rsidDel="00FF2552">
          <w:rPr>
            <w:rFonts w:ascii="Times New Roman" w:hAnsi="Times New Roman"/>
            <w:bCs/>
          </w:rPr>
          <w:delText xml:space="preserve"> and an improvement in both</w:delText>
        </w:r>
      </w:del>
      <w:r w:rsidRPr="00A634E5">
        <w:rPr>
          <w:rFonts w:ascii="Times New Roman" w:hAnsi="Times New Roman"/>
        </w:rPr>
        <w:t>. Filled circles show count data of singing males, open circles show total population size based on an adult sex ratio of 56% males.</w:t>
      </w:r>
    </w:p>
    <w:p w14:paraId="3D6C9C75" w14:textId="77777777" w:rsidR="00FE7496" w:rsidRPr="00A634E5" w:rsidRDefault="00FE7496">
      <w:pPr>
        <w:rPr>
          <w:rFonts w:ascii="Times New Roman" w:hAnsi="Times New Roman"/>
          <w:b/>
          <w:bCs/>
          <w:color w:val="000000"/>
        </w:rPr>
      </w:pPr>
    </w:p>
    <w:p w14:paraId="0ABB1983" w14:textId="77777777" w:rsidR="00FE7496" w:rsidRDefault="00FE7496" w:rsidP="00A634E5">
      <w:pPr>
        <w:spacing w:after="0" w:line="480" w:lineRule="auto"/>
        <w:jc w:val="both"/>
        <w:rPr>
          <w:rFonts w:ascii="Arial" w:hAnsi="Arial" w:cs="Arial"/>
          <w:b/>
          <w:sz w:val="20"/>
        </w:rPr>
      </w:pPr>
    </w:p>
    <w:p w14:paraId="46CE645F" w14:textId="77777777" w:rsidR="00FE7496" w:rsidRPr="00A634E5" w:rsidRDefault="002C5D49" w:rsidP="00A634E5">
      <w:pPr>
        <w:spacing w:after="0" w:line="480" w:lineRule="auto"/>
        <w:jc w:val="both"/>
        <w:rPr>
          <w:rFonts w:ascii="Times New Roman" w:hAnsi="Times New Roman"/>
        </w:rPr>
      </w:pPr>
      <w:r>
        <w:rPr>
          <w:rFonts w:ascii="Times New Roman" w:hAnsi="Times New Roman"/>
          <w:b/>
        </w:rPr>
        <w:pict w14:anchorId="244D32C0">
          <v:shape id="_x0000_i1027" type="#_x0000_t75" style="width:465pt;height:421.5pt">
            <v:imagedata r:id="rId16" o:title=""/>
          </v:shape>
        </w:pict>
      </w:r>
      <w:r w:rsidR="00FE7496" w:rsidRPr="00A634E5">
        <w:rPr>
          <w:rFonts w:ascii="Times New Roman" w:hAnsi="Times New Roman"/>
          <w:b/>
        </w:rPr>
        <w:t>Fig. 3</w:t>
      </w:r>
      <w:r w:rsidR="00FE7496" w:rsidRPr="00A634E5">
        <w:rPr>
          <w:rFonts w:ascii="Times New Roman" w:hAnsi="Times New Roman"/>
        </w:rPr>
        <w:t xml:space="preserve">: Population projections (mean size ± 95% CI) of the Pomeranian population of Aquatic </w:t>
      </w:r>
      <w:r w:rsidR="00FE7496" w:rsidRPr="00A634E5">
        <w:rPr>
          <w:rFonts w:ascii="Times New Roman" w:hAnsi="Times New Roman"/>
        </w:rPr>
        <w:lastRenderedPageBreak/>
        <w:t xml:space="preserve">Warblers between 2024-2049 simulated </w:t>
      </w:r>
      <w:r w:rsidR="00FE7496" w:rsidRPr="00A634E5">
        <w:rPr>
          <w:rFonts w:ascii="Times New Roman" w:hAnsi="Times New Roman"/>
          <w:bCs/>
        </w:rPr>
        <w:t>for different number of release years, for average and</w:t>
      </w:r>
      <w:ins w:id="260" w:author="Susanne" w:date="2025-03-17T15:59:00Z">
        <w:r w:rsidR="00FE7496">
          <w:rPr>
            <w:rFonts w:ascii="Times New Roman" w:hAnsi="Times New Roman"/>
            <w:bCs/>
          </w:rPr>
          <w:t xml:space="preserve"> 5% lower and higher</w:t>
        </w:r>
      </w:ins>
      <w:r w:rsidR="00FE7496" w:rsidRPr="00A634E5">
        <w:rPr>
          <w:rFonts w:ascii="Times New Roman" w:hAnsi="Times New Roman"/>
          <w:bCs/>
        </w:rPr>
        <w:t xml:space="preserve"> survival and for the scenarios of different amount of available habitat, assuming that Aquatic Warblers can raise two broods per year.</w:t>
      </w:r>
    </w:p>
    <w:p w14:paraId="76ED69AC" w14:textId="77777777" w:rsidR="00FE7496" w:rsidRDefault="00FE7496">
      <w:pPr>
        <w:rPr>
          <w:rFonts w:ascii="Times New Roman" w:hAnsi="Times New Roman"/>
          <w:b/>
          <w:bCs/>
          <w:color w:val="000000"/>
        </w:rPr>
      </w:pPr>
    </w:p>
    <w:p w14:paraId="0CFBF189" w14:textId="77777777" w:rsidR="00FE7496" w:rsidRDefault="002C5D49">
      <w:pPr>
        <w:rPr>
          <w:rFonts w:ascii="Times New Roman" w:hAnsi="Times New Roman"/>
          <w:b/>
          <w:bCs/>
          <w:color w:val="000000"/>
        </w:rPr>
      </w:pPr>
      <w:r>
        <w:rPr>
          <w:rFonts w:ascii="Times New Roman" w:hAnsi="Times New Roman"/>
          <w:b/>
        </w:rPr>
        <w:pict w14:anchorId="40A0A33A">
          <v:shape id="_x0000_i1028" type="#_x0000_t75" style="width:453.75pt;height:234pt">
            <v:imagedata r:id="rId17" o:title=""/>
          </v:shape>
        </w:pict>
      </w:r>
    </w:p>
    <w:p w14:paraId="386DC699" w14:textId="77777777" w:rsidR="00FE7496" w:rsidRPr="00EE1DBB" w:rsidRDefault="00FE7496" w:rsidP="00245CC4">
      <w:pPr>
        <w:spacing w:line="480" w:lineRule="auto"/>
        <w:rPr>
          <w:rFonts w:ascii="Times New Roman" w:hAnsi="Times New Roman"/>
          <w:lang w:val="en-GB"/>
        </w:rPr>
      </w:pPr>
      <w:r w:rsidRPr="00A634E5">
        <w:rPr>
          <w:rFonts w:ascii="Times New Roman" w:hAnsi="Times New Roman"/>
          <w:b/>
        </w:rPr>
        <w:t xml:space="preserve">Fig. </w:t>
      </w:r>
      <w:r>
        <w:rPr>
          <w:rFonts w:ascii="Times New Roman" w:hAnsi="Times New Roman"/>
          <w:b/>
        </w:rPr>
        <w:t>4</w:t>
      </w:r>
      <w:r w:rsidRPr="00A634E5">
        <w:rPr>
          <w:rFonts w:ascii="Times New Roman" w:hAnsi="Times New Roman"/>
        </w:rPr>
        <w:t>: P</w:t>
      </w:r>
      <w:r>
        <w:rPr>
          <w:rFonts w:ascii="Times New Roman" w:hAnsi="Times New Roman"/>
        </w:rPr>
        <w:t>robability of achieving a target p</w:t>
      </w:r>
      <w:r w:rsidRPr="00A634E5">
        <w:rPr>
          <w:rFonts w:ascii="Times New Roman" w:hAnsi="Times New Roman"/>
        </w:rPr>
        <w:t xml:space="preserve">opulation </w:t>
      </w:r>
      <w:r>
        <w:rPr>
          <w:rFonts w:ascii="Times New Roman" w:hAnsi="Times New Roman"/>
        </w:rPr>
        <w:t>size of 100 adult individuals after 25 years</w:t>
      </w:r>
      <w:r w:rsidRPr="00A634E5">
        <w:rPr>
          <w:rFonts w:ascii="Times New Roman" w:hAnsi="Times New Roman"/>
        </w:rPr>
        <w:t xml:space="preserve"> </w:t>
      </w:r>
      <w:r>
        <w:rPr>
          <w:rFonts w:ascii="Times New Roman" w:hAnsi="Times New Roman"/>
        </w:rPr>
        <w:t>for</w:t>
      </w:r>
      <w:r w:rsidRPr="00A634E5">
        <w:rPr>
          <w:rFonts w:ascii="Times New Roman" w:hAnsi="Times New Roman"/>
        </w:rPr>
        <w:t xml:space="preserve"> the </w:t>
      </w:r>
      <w:r>
        <w:rPr>
          <w:rFonts w:ascii="Times New Roman" w:hAnsi="Times New Roman"/>
        </w:rPr>
        <w:t xml:space="preserve">reinforced </w:t>
      </w:r>
      <w:r w:rsidRPr="00A634E5">
        <w:rPr>
          <w:rFonts w:ascii="Times New Roman" w:hAnsi="Times New Roman"/>
        </w:rPr>
        <w:t xml:space="preserve">Pomeranian population of Aquatic Warblers </w:t>
      </w:r>
      <w:r>
        <w:rPr>
          <w:rFonts w:ascii="Times New Roman" w:hAnsi="Times New Roman"/>
        </w:rPr>
        <w:t xml:space="preserve">in relation to the amount of available habitat; shown </w:t>
      </w:r>
      <w:r w:rsidRPr="00A634E5">
        <w:rPr>
          <w:rFonts w:ascii="Times New Roman" w:hAnsi="Times New Roman"/>
          <w:bCs/>
        </w:rPr>
        <w:t>for different number of release years</w:t>
      </w:r>
      <w:r>
        <w:rPr>
          <w:rFonts w:ascii="Times New Roman" w:hAnsi="Times New Roman"/>
          <w:bCs/>
        </w:rPr>
        <w:t xml:space="preserve"> and</w:t>
      </w:r>
      <w:r w:rsidRPr="00A634E5">
        <w:rPr>
          <w:rFonts w:ascii="Times New Roman" w:hAnsi="Times New Roman"/>
          <w:bCs/>
        </w:rPr>
        <w:t xml:space="preserve"> for average and</w:t>
      </w:r>
      <w:r>
        <w:rPr>
          <w:rFonts w:ascii="Times New Roman" w:hAnsi="Times New Roman"/>
          <w:bCs/>
        </w:rPr>
        <w:t xml:space="preserve"> 5% lower and higher</w:t>
      </w:r>
      <w:r w:rsidRPr="00A634E5">
        <w:rPr>
          <w:rFonts w:ascii="Times New Roman" w:hAnsi="Times New Roman"/>
          <w:bCs/>
        </w:rPr>
        <w:t xml:space="preserve"> </w:t>
      </w:r>
      <w:r>
        <w:rPr>
          <w:rFonts w:ascii="Times New Roman" w:hAnsi="Times New Roman"/>
          <w:bCs/>
        </w:rPr>
        <w:t>survival</w:t>
      </w:r>
      <w:r w:rsidRPr="00A634E5">
        <w:rPr>
          <w:rFonts w:ascii="Times New Roman" w:hAnsi="Times New Roman"/>
          <w:bCs/>
        </w:rPr>
        <w:t>, assuming that Aquatic Warblers can raise two broods per year.</w:t>
      </w:r>
      <w:r w:rsidRPr="007D0980">
        <w:rPr>
          <w:rFonts w:ascii="Times New Roman" w:hAnsi="Times New Roman"/>
          <w:lang w:val="en-GB"/>
        </w:rPr>
        <w:t xml:space="preserve"> </w:t>
      </w:r>
    </w:p>
    <w:p w14:paraId="6668AD67" w14:textId="77777777" w:rsidR="00FE7496" w:rsidRDefault="00FE7496" w:rsidP="007D0980">
      <w:pPr>
        <w:spacing w:after="0" w:line="480" w:lineRule="auto"/>
        <w:jc w:val="both"/>
        <w:rPr>
          <w:rFonts w:ascii="Times New Roman" w:hAnsi="Times New Roman"/>
        </w:rPr>
      </w:pPr>
    </w:p>
    <w:p w14:paraId="58D12FBE" w14:textId="77777777" w:rsidR="00FE7496" w:rsidRDefault="00FE7496" w:rsidP="007D0980">
      <w:pPr>
        <w:spacing w:after="0" w:line="480" w:lineRule="auto"/>
        <w:jc w:val="both"/>
        <w:rPr>
          <w:rFonts w:ascii="Times New Roman" w:hAnsi="Times New Roman"/>
        </w:rPr>
      </w:pPr>
    </w:p>
    <w:p w14:paraId="6C21785E" w14:textId="77777777" w:rsidR="00FE7496" w:rsidRDefault="00FE7496" w:rsidP="007D0980">
      <w:pPr>
        <w:spacing w:after="0" w:line="480" w:lineRule="auto"/>
        <w:jc w:val="both"/>
        <w:rPr>
          <w:rFonts w:ascii="Times New Roman" w:hAnsi="Times New Roman"/>
        </w:rPr>
      </w:pPr>
    </w:p>
    <w:p w14:paraId="5B13A103" w14:textId="77777777" w:rsidR="00FE7496" w:rsidRDefault="00FE7496" w:rsidP="007D0980">
      <w:pPr>
        <w:spacing w:after="0" w:line="480" w:lineRule="auto"/>
        <w:jc w:val="both"/>
        <w:rPr>
          <w:rFonts w:ascii="Times New Roman" w:hAnsi="Times New Roman"/>
        </w:rPr>
      </w:pPr>
    </w:p>
    <w:p w14:paraId="1B14DB77" w14:textId="77777777" w:rsidR="00FE7496" w:rsidRDefault="00FE7496" w:rsidP="007D0980">
      <w:pPr>
        <w:spacing w:after="0" w:line="480" w:lineRule="auto"/>
        <w:jc w:val="both"/>
        <w:rPr>
          <w:rFonts w:ascii="Times New Roman" w:hAnsi="Times New Roman"/>
        </w:rPr>
      </w:pPr>
    </w:p>
    <w:p w14:paraId="0A3422E0" w14:textId="77777777" w:rsidR="00FE7496" w:rsidRDefault="00FE7496" w:rsidP="007D0980">
      <w:pPr>
        <w:spacing w:after="0" w:line="480" w:lineRule="auto"/>
        <w:jc w:val="both"/>
        <w:rPr>
          <w:rFonts w:ascii="Times New Roman" w:hAnsi="Times New Roman"/>
        </w:rPr>
      </w:pPr>
    </w:p>
    <w:p w14:paraId="0D2A9929" w14:textId="77777777" w:rsidR="00FE7496" w:rsidRDefault="00FE7496" w:rsidP="007D0980">
      <w:pPr>
        <w:spacing w:after="0" w:line="480" w:lineRule="auto"/>
        <w:jc w:val="both"/>
        <w:rPr>
          <w:rFonts w:ascii="Times New Roman" w:hAnsi="Times New Roman"/>
        </w:rPr>
      </w:pPr>
    </w:p>
    <w:p w14:paraId="36426CB2" w14:textId="77777777" w:rsidR="00FE7496" w:rsidRDefault="00FE7496" w:rsidP="007D0980">
      <w:pPr>
        <w:spacing w:after="0" w:line="480" w:lineRule="auto"/>
        <w:jc w:val="both"/>
        <w:rPr>
          <w:rFonts w:ascii="Times New Roman" w:hAnsi="Times New Roman"/>
        </w:rPr>
      </w:pPr>
    </w:p>
    <w:p w14:paraId="2D50C859" w14:textId="77777777" w:rsidR="00FE7496" w:rsidRDefault="00FE7496" w:rsidP="007D0980">
      <w:pPr>
        <w:spacing w:after="0" w:line="480" w:lineRule="auto"/>
        <w:jc w:val="both"/>
        <w:rPr>
          <w:rFonts w:ascii="Times New Roman" w:hAnsi="Times New Roman"/>
        </w:rPr>
      </w:pPr>
    </w:p>
    <w:p w14:paraId="0F22D673" w14:textId="77777777" w:rsidR="00FE7496" w:rsidRDefault="00FE7496" w:rsidP="007D0980">
      <w:pPr>
        <w:spacing w:after="0" w:line="480" w:lineRule="auto"/>
        <w:jc w:val="both"/>
        <w:rPr>
          <w:rFonts w:ascii="Times New Roman" w:hAnsi="Times New Roman"/>
        </w:rPr>
      </w:pPr>
    </w:p>
    <w:p w14:paraId="4689C4A1" w14:textId="77777777" w:rsidR="00FE7496" w:rsidRDefault="00FE7496" w:rsidP="007D0980">
      <w:pPr>
        <w:spacing w:after="0" w:line="480" w:lineRule="auto"/>
        <w:jc w:val="both"/>
        <w:rPr>
          <w:rFonts w:ascii="Times New Roman" w:hAnsi="Times New Roman"/>
        </w:rPr>
      </w:pPr>
    </w:p>
    <w:p w14:paraId="2E493FF0" w14:textId="77777777" w:rsidR="00FE7496" w:rsidRDefault="00FE7496">
      <w:pPr>
        <w:spacing w:after="0" w:line="259" w:lineRule="auto"/>
        <w:rPr>
          <w:rFonts w:ascii="Times New Roman" w:hAnsi="Times New Roman"/>
          <w:b/>
          <w:bCs/>
          <w:color w:val="000000"/>
        </w:rPr>
      </w:pPr>
      <w:r>
        <w:rPr>
          <w:rFonts w:ascii="Times New Roman" w:hAnsi="Times New Roman"/>
          <w:b/>
          <w:bCs/>
          <w:color w:val="000000"/>
        </w:rPr>
        <w:t>Appendix A. Supplementary figures</w:t>
      </w:r>
    </w:p>
    <w:p w14:paraId="4B269FCC" w14:textId="77777777" w:rsidR="00FE7496" w:rsidRDefault="00FE7496">
      <w:pPr>
        <w:spacing w:after="0" w:line="259" w:lineRule="auto"/>
      </w:pPr>
    </w:p>
    <w:p w14:paraId="23CD2523" w14:textId="77777777" w:rsidR="00FE7496" w:rsidRDefault="002C5D49" w:rsidP="008A7997">
      <w:pPr>
        <w:spacing w:after="0" w:line="480" w:lineRule="auto"/>
        <w:rPr>
          <w:rFonts w:ascii="Arial" w:hAnsi="Arial" w:cs="Arial"/>
          <w:sz w:val="20"/>
        </w:rPr>
      </w:pPr>
      <w:r>
        <w:rPr>
          <w:rFonts w:ascii="Arial" w:hAnsi="Arial" w:cs="Arial"/>
          <w:sz w:val="20"/>
        </w:rPr>
        <w:pict w14:anchorId="6DA2B9BD">
          <v:shape id="_x0000_i1029" type="#_x0000_t75" style="width:469.5pt;height:207pt;mso-position-horizontal-relative:char;mso-position-vertical-relative:line">
            <v:imagedata r:id="rId18" o:title=""/>
          </v:shape>
        </w:pict>
      </w:r>
    </w:p>
    <w:p w14:paraId="101662E5" w14:textId="77777777" w:rsidR="00FE7496" w:rsidRPr="008A7997" w:rsidRDefault="00FE7496" w:rsidP="00AB1937">
      <w:pPr>
        <w:spacing w:after="0" w:line="480" w:lineRule="auto"/>
        <w:rPr>
          <w:rFonts w:ascii="Times New Roman" w:hAnsi="Times New Roman"/>
          <w:b/>
        </w:rPr>
      </w:pPr>
      <w:commentRangeStart w:id="261"/>
      <w:r w:rsidRPr="008A7997">
        <w:rPr>
          <w:rFonts w:ascii="Times New Roman" w:hAnsi="Times New Roman"/>
          <w:b/>
          <w:bCs/>
        </w:rPr>
        <w:t xml:space="preserve">Fig. </w:t>
      </w:r>
      <w:ins w:id="262" w:author="Susanne" w:date="2025-03-19T08:16:00Z">
        <w:r>
          <w:rPr>
            <w:rFonts w:ascii="Times New Roman" w:hAnsi="Times New Roman"/>
            <w:b/>
            <w:bCs/>
          </w:rPr>
          <w:t>A</w:t>
        </w:r>
      </w:ins>
      <w:ins w:id="263" w:author="Susanne" w:date="2025-03-17T16:00:00Z">
        <w:r>
          <w:rPr>
            <w:rFonts w:ascii="Times New Roman" w:hAnsi="Times New Roman"/>
            <w:b/>
            <w:bCs/>
          </w:rPr>
          <w:t>1</w:t>
        </w:r>
      </w:ins>
      <w:r w:rsidRPr="008A7997">
        <w:rPr>
          <w:rFonts w:ascii="Times New Roman" w:hAnsi="Times New Roman"/>
        </w:rPr>
        <w:t xml:space="preserve">: </w:t>
      </w:r>
      <w:commentRangeEnd w:id="261"/>
      <w:r>
        <w:rPr>
          <w:rStyle w:val="CommentReference"/>
          <w:szCs w:val="20"/>
        </w:rPr>
        <w:commentReference w:id="261"/>
      </w:r>
      <w:r w:rsidRPr="008A7997">
        <w:rPr>
          <w:rFonts w:ascii="Times New Roman" w:hAnsi="Times New Roman"/>
        </w:rPr>
        <w:t>Posterior probability density of population growth rates (mean± 95% CI) of the reinforced Pomeranian population of Aquatic Warblers shown for scenarios with current (average) and improved survival, and for one or two broods per year. Red vertical dashed line indicates population stability (growth rate = 1).</w:t>
      </w:r>
    </w:p>
    <w:sectPr w:rsidR="00FE7496" w:rsidRPr="008A7997" w:rsidSect="008A7997">
      <w:pgSz w:w="12240" w:h="15840" w:code="1"/>
      <w:pgMar w:top="1418" w:right="1418" w:bottom="1134" w:left="1418" w:header="720" w:footer="720" w:gutter="0"/>
      <w:lnNumType w:countBy="1" w:restart="continuous"/>
      <w:cols w:space="720"/>
      <w:docGrid w:linePitch="360" w:charSpace="-61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Susanne" w:date="2025-03-17T17:06:00Z" w:initials="Susanne">
    <w:p w14:paraId="16BC876A" w14:textId="77777777" w:rsidR="00FE7496" w:rsidRDefault="00FE7496">
      <w:r>
        <w:annotationRef/>
      </w:r>
      <w:r>
        <w:t>Please feel free to add or change</w:t>
      </w:r>
    </w:p>
  </w:comment>
  <w:comment w:id="7" w:author="Susanne" w:date="2025-03-17T17:06:00Z" w:initials="Susanne">
    <w:p w14:paraId="59A3BBCE" w14:textId="77777777" w:rsidR="00FE7496" w:rsidRDefault="00FE7496">
      <w:r>
        <w:annotationRef/>
      </w:r>
      <w:r>
        <w:t>Please feel free to add or change</w:t>
      </w:r>
    </w:p>
  </w:comment>
  <w:comment w:id="8" w:author="Susanne" w:date="2025-03-17T17:06:00Z" w:initials="S">
    <w:p w14:paraId="7968C6EB" w14:textId="77777777" w:rsidR="00FE7496" w:rsidRDefault="00FE7496">
      <w:pPr>
        <w:pStyle w:val="CommentText"/>
      </w:pPr>
      <w:r>
        <w:rPr>
          <w:rStyle w:val="CommentReference"/>
        </w:rPr>
        <w:annotationRef/>
      </w:r>
      <w:r>
        <w:t>Character limit = 85 incl. spaces</w:t>
      </w:r>
    </w:p>
  </w:comment>
  <w:comment w:id="36" w:author="Steffen Oppel" w:date="2025-03-17T17:06:00Z" w:initials="Steffen O">
    <w:p w14:paraId="43A41397" w14:textId="77777777" w:rsidR="00FE7496" w:rsidRDefault="00FE7496">
      <w:r>
        <w:annotationRef/>
      </w:r>
      <w:r>
        <w:t>These two sentences state similar things, so we could shorten them a bit. I tried that to also flag the uncertainty, which I think is critical</w:t>
      </w:r>
    </w:p>
  </w:comment>
  <w:comment w:id="55" w:author="Steffen Oppel" w:date="2025-03-17T17:06:00Z" w:initials="Steffen O">
    <w:p w14:paraId="08906931" w14:textId="77777777" w:rsidR="00FE7496" w:rsidRDefault="00FE7496">
      <w:r>
        <w:annotationRef/>
      </w:r>
      <w:r>
        <w:t>Here would be a good place to state the ultimate goal, against which we can then compare our results. I just made up the 100 individuals - maybe the LIFE proposal has a target population size?</w:t>
      </w:r>
    </w:p>
    <w:p w14:paraId="27202E68" w14:textId="77777777" w:rsidR="00FE7496" w:rsidRDefault="00FE7496"/>
    <w:p w14:paraId="18A108B3" w14:textId="77777777" w:rsidR="00FE7496" w:rsidRDefault="00FE7496">
      <w:r>
        <w:t>The Frankham reference can be used to justify a number of 50, 100, or 500</w:t>
      </w:r>
    </w:p>
  </w:comment>
  <w:comment w:id="59" w:author="Jaume Badia" w:date="2025-03-17T17:06:00Z" w:initials="Jaume Bad">
    <w:p w14:paraId="74D7885A" w14:textId="77777777" w:rsidR="00FE7496" w:rsidRDefault="00FE7496">
      <w:r>
        <w:annotationRef/>
      </w:r>
      <w:r>
        <w:t>"open population" models often refer to different types of models, better to remove it to avoid confusions</w:t>
      </w:r>
    </w:p>
  </w:comment>
  <w:comment w:id="72" w:author="Jaume Badia" w:date="2025-03-17T17:06:00Z" w:initials="Jaume Bad">
    <w:p w14:paraId="0B96CFEC" w14:textId="77777777" w:rsidR="00FE7496" w:rsidRDefault="00FE7496">
      <w:r>
        <w:annotationRef/>
      </w:r>
      <w:r>
        <w:t>we don't impose any restriction on which is greater than which other, we just set an age structure in resighting (the resulting estimate is larger for males, as expected)</w:t>
      </w:r>
    </w:p>
  </w:comment>
  <w:comment w:id="66" w:author="Susanne" w:date="2025-03-17T17:06:00Z" w:initials="S">
    <w:p w14:paraId="33B34184" w14:textId="77777777" w:rsidR="00FE7496" w:rsidRDefault="00FE7496" w:rsidP="008D747F">
      <w:pPr>
        <w:pStyle w:val="CommentText"/>
      </w:pPr>
      <w:r>
        <w:rPr>
          <w:rStyle w:val="CommentReference"/>
        </w:rPr>
        <w:annotationRef/>
      </w:r>
      <w:r>
        <w:t>What is your formula for constant survival estimation Phi(.), p(sex) ?</w:t>
      </w:r>
    </w:p>
  </w:comment>
  <w:comment w:id="115" w:author="Susanne" w:date="2025-03-17T17:06:00Z" w:initials="Susanne">
    <w:p w14:paraId="7EE521F1" w14:textId="77777777" w:rsidR="00FE7496" w:rsidRDefault="00FE7496">
      <w:r>
        <w:annotationRef/>
      </w:r>
      <w:r>
        <w:t>We should include some extinction probabilities in results?</w:t>
      </w:r>
    </w:p>
  </w:comment>
  <w:comment w:id="116" w:author="Steffen Oppel" w:date="2025-03-17T17:06:00Z" w:initials="Steffen O">
    <w:p w14:paraId="37541536" w14:textId="77777777" w:rsidR="00FE7496" w:rsidRDefault="00FE7496">
      <w:r>
        <w:annotationRef/>
      </w:r>
      <w:r>
        <w:t>Not necessarily? We can, but if it is not very informative (given the huge uncertainty) then we can leave it out?</w:t>
      </w:r>
    </w:p>
  </w:comment>
  <w:comment w:id="117" w:author="Susanne" w:date="2025-03-17T17:06:00Z" w:initials="S">
    <w:p w14:paraId="2FBE796E" w14:textId="77777777" w:rsidR="00FE7496" w:rsidRDefault="00FE7496" w:rsidP="00C4121E">
      <w:pPr>
        <w:pStyle w:val="CommentText"/>
      </w:pPr>
      <w:r>
        <w:rPr>
          <w:rStyle w:val="CommentReference"/>
        </w:rPr>
        <w:annotationRef/>
      </w:r>
      <w:r>
        <w:t>I am fine with leaving extinction probability out, but then we should not write here that we present it…or refer to appendix??</w:t>
      </w:r>
    </w:p>
  </w:comment>
  <w:comment w:id="132" w:author="Susanne" w:date="2025-03-17T17:06:00Z" w:initials="S">
    <w:p w14:paraId="39454F5F" w14:textId="77777777" w:rsidR="00FE7496" w:rsidRDefault="00FE7496">
      <w:pPr>
        <w:pStyle w:val="CommentText"/>
      </w:pPr>
      <w:r>
        <w:rPr>
          <w:rStyle w:val="CommentReference"/>
        </w:rPr>
        <w:annotationRef/>
      </w:r>
      <w:r>
        <w:t>I would not state it like this, because it is not plausible, first-year survival is usually half of adult survival in passerines. Adult survival is something 42-68% and first-year I assume 20-36%, we just don’t have the data for adequate estimates</w:t>
      </w:r>
    </w:p>
  </w:comment>
  <w:comment w:id="134" w:author="Susanne" w:date="2025-03-17T17:06:00Z" w:initials="S">
    <w:p w14:paraId="3302C442" w14:textId="77777777" w:rsidR="00FE7496" w:rsidRDefault="00FE7496" w:rsidP="008D747F">
      <w:pPr>
        <w:pStyle w:val="CommentText"/>
      </w:pPr>
      <w:r>
        <w:rPr>
          <w:rStyle w:val="CommentReference"/>
        </w:rPr>
        <w:annotationRef/>
      </w:r>
      <w:r>
        <w:t xml:space="preserve">Still wondering why your estimates are so much higher than mine. I used agebins (0,0.5,4) in RMark to separate juveniles from adults, did you do this in a similar way? </w:t>
      </w:r>
    </w:p>
    <w:p w14:paraId="0C2FDC2A" w14:textId="77777777" w:rsidR="00FE7496" w:rsidRDefault="00FE7496" w:rsidP="008D747F">
      <w:pPr>
        <w:pStyle w:val="CommentText"/>
      </w:pPr>
      <w:r>
        <w:t>Phi(.), p(sex) -&gt; Phi = 0.305</w:t>
      </w:r>
    </w:p>
    <w:p w14:paraId="231DF5FA" w14:textId="77777777" w:rsidR="00FE7496" w:rsidRDefault="00FE7496" w:rsidP="008D747F">
      <w:pPr>
        <w:pStyle w:val="CommentText"/>
      </w:pPr>
      <w:r>
        <w:t>Phi(age), p(sex) -&gt; Phi = 0.341</w:t>
      </w:r>
    </w:p>
    <w:p w14:paraId="4F722C92" w14:textId="77777777" w:rsidR="00FE7496" w:rsidRDefault="00FE7496" w:rsidP="008D747F">
      <w:pPr>
        <w:pStyle w:val="CommentText"/>
      </w:pPr>
      <w:r>
        <w:t>Averaged estimate -&gt; Phi =0.29</w:t>
      </w:r>
    </w:p>
    <w:p w14:paraId="6A24B215" w14:textId="77777777" w:rsidR="00FE7496" w:rsidRDefault="00FE7496" w:rsidP="008D747F">
      <w:pPr>
        <w:pStyle w:val="CommentText"/>
      </w:pPr>
    </w:p>
  </w:comment>
  <w:comment w:id="171" w:author="Susanne" w:date="2025-03-17T17:06:00Z" w:initials="S">
    <w:p w14:paraId="1CD0AFB0" w14:textId="77777777" w:rsidR="00FE7496" w:rsidRDefault="00FE7496">
      <w:pPr>
        <w:pStyle w:val="CommentText"/>
      </w:pPr>
      <w:r>
        <w:rPr>
          <w:rStyle w:val="CommentReference"/>
        </w:rPr>
        <w:annotationRef/>
      </w:r>
      <w:r>
        <w:t>Now I moved the growth rate plot again to the appendix</w:t>
      </w:r>
    </w:p>
  </w:comment>
  <w:comment w:id="230" w:author="Steffen Oppel" w:date="2025-03-17T17:06:00Z" w:initials="Steffen O">
    <w:p w14:paraId="0CF0C789" w14:textId="77777777" w:rsidR="00FE7496" w:rsidRDefault="00FE7496">
      <w:r>
        <w:annotationRef/>
      </w:r>
      <w:r>
        <w:t>To me this is an important message - if you only have 200 ha then there is no need to release way more individuals than can actually fit into those 200 ha?</w:t>
      </w:r>
    </w:p>
    <w:p w14:paraId="0C238905" w14:textId="77777777" w:rsidR="00FE7496" w:rsidRDefault="00FE7496"/>
    <w:p w14:paraId="4A4C4BC6" w14:textId="77777777" w:rsidR="00FE7496" w:rsidRDefault="00FE7496">
      <w:r>
        <w:t>I have shortened the section a bit.</w:t>
      </w:r>
    </w:p>
  </w:comment>
  <w:comment w:id="249" w:author="Steffen Oppel" w:date="2025-03-17T17:06:00Z" w:initials="Steffen O">
    <w:p w14:paraId="6C03C54A" w14:textId="77777777" w:rsidR="00FE7496" w:rsidRDefault="00FE7496">
      <w:r>
        <w:annotationRef/>
      </w:r>
      <w:r>
        <w:t>Maybe put a figure (or Table) with extinction probabilities in the Appendix?</w:t>
      </w:r>
    </w:p>
  </w:comment>
  <w:comment w:id="255" w:author="Jaume Badia" w:date="2025-03-17T17:06:00Z" w:initials="Jaume Bad">
    <w:p w14:paraId="67B4AA55" w14:textId="77777777" w:rsidR="00FE7496" w:rsidRDefault="00FE7496">
      <w:r>
        <w:annotationRef/>
      </w:r>
      <w:r>
        <w:t>It is nice to define metrics to evaluate the success of the reintroduction, but right now it comes too suddenly in the discussion. If we choose 100 individuals, probably we should justify this in the introduction. But if we choose these metrics, I suggest showing some results with the probability that the population is equal or higher than 100 individuals at the end of the forecasts. I could do it, should be very easy just with the posterior samples.</w:t>
      </w:r>
    </w:p>
    <w:p w14:paraId="18F761DD" w14:textId="77777777" w:rsidR="00FE7496" w:rsidRDefault="00FE7496"/>
  </w:comment>
  <w:comment w:id="261" w:author="Susanne" w:date="2025-03-17T17:06:00Z" w:initials="S">
    <w:p w14:paraId="65720CBC" w14:textId="77777777" w:rsidR="00FE7496" w:rsidRDefault="00FE7496" w:rsidP="00795039">
      <w:pPr>
        <w:pStyle w:val="CommentText"/>
      </w:pPr>
      <w:r>
        <w:rPr>
          <w:rStyle w:val="CommentReference"/>
        </w:rPr>
        <w:annotationRef/>
      </w:r>
      <w:r>
        <w:t xml:space="preserve"> Now, I moved this figure again to the appendix, because 4 figures are probably enough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BC876A" w15:done="0"/>
  <w15:commentEx w15:paraId="59A3BBCE" w15:done="0"/>
  <w15:commentEx w15:paraId="7968C6EB" w15:done="0"/>
  <w15:commentEx w15:paraId="43A41397" w15:done="0"/>
  <w15:commentEx w15:paraId="18A108B3" w15:done="0"/>
  <w15:commentEx w15:paraId="74D7885A" w15:done="0"/>
  <w15:commentEx w15:paraId="0B96CFEC" w15:done="0"/>
  <w15:commentEx w15:paraId="33B34184" w15:done="0"/>
  <w15:commentEx w15:paraId="7EE521F1" w15:done="0"/>
  <w15:commentEx w15:paraId="37541536" w15:done="0"/>
  <w15:commentEx w15:paraId="2FBE796E" w15:done="0"/>
  <w15:commentEx w15:paraId="39454F5F" w15:done="0"/>
  <w15:commentEx w15:paraId="6A24B215" w15:done="0"/>
  <w15:commentEx w15:paraId="1CD0AFB0" w15:done="0"/>
  <w15:commentEx w15:paraId="4A4C4BC6" w15:done="0"/>
  <w15:commentEx w15:paraId="6C03C54A" w15:done="0"/>
  <w15:commentEx w15:paraId="18F761DD" w15:done="0"/>
  <w15:commentEx w15:paraId="65720C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BC876A" w16cid:durableId="0A6BDDD2"/>
  <w16cid:commentId w16cid:paraId="59A3BBCE" w16cid:durableId="479D60BE"/>
  <w16cid:commentId w16cid:paraId="7968C6EB" w16cid:durableId="62240560"/>
  <w16cid:commentId w16cid:paraId="43A41397" w16cid:durableId="3FF0739F"/>
  <w16cid:commentId w16cid:paraId="18A108B3" w16cid:durableId="0A4197F8"/>
  <w16cid:commentId w16cid:paraId="74D7885A" w16cid:durableId="31001AD0"/>
  <w16cid:commentId w16cid:paraId="0B96CFEC" w16cid:durableId="083488C0"/>
  <w16cid:commentId w16cid:paraId="33B34184" w16cid:durableId="6D6CDF32"/>
  <w16cid:commentId w16cid:paraId="7EE521F1" w16cid:durableId="0C8509DF"/>
  <w16cid:commentId w16cid:paraId="37541536" w16cid:durableId="45713FAA"/>
  <w16cid:commentId w16cid:paraId="2FBE796E" w16cid:durableId="54776338"/>
  <w16cid:commentId w16cid:paraId="39454F5F" w16cid:durableId="0EC94DC4"/>
  <w16cid:commentId w16cid:paraId="6A24B215" w16cid:durableId="6DC10BE6"/>
  <w16cid:commentId w16cid:paraId="1CD0AFB0" w16cid:durableId="071E2590"/>
  <w16cid:commentId w16cid:paraId="4A4C4BC6" w16cid:durableId="2C11898F"/>
  <w16cid:commentId w16cid:paraId="6C03C54A" w16cid:durableId="15860D63"/>
  <w16cid:commentId w16cid:paraId="18F761DD" w16cid:durableId="538A67E9"/>
  <w16cid:commentId w16cid:paraId="65720CBC" w16cid:durableId="668DE8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harisSIL">
    <w:altName w:val="Times New Roman"/>
    <w:panose1 w:val="00000000000000000000"/>
    <w:charset w:val="00"/>
    <w:family w:val="roman"/>
    <w:notTrueType/>
    <w:pitch w:val="default"/>
    <w:sig w:usb0="00000003" w:usb1="00000000" w:usb2="00000000" w:usb3="00000000" w:csb0="00000001" w:csb1="00000000"/>
  </w:font>
  <w:font w:name="STIX-Regular">
    <w:altName w:val="Times New Roman"/>
    <w:panose1 w:val="00000000000000000000"/>
    <w:charset w:val="00"/>
    <w:family w:val="roman"/>
    <w:notTrueType/>
    <w:pitch w:val="default"/>
    <w:sig w:usb0="00000003" w:usb1="00000000" w:usb2="00000000" w:usb3="00000000" w:csb0="00000001" w:csb1="00000000"/>
  </w:font>
  <w:font w:name="AdvTT2cba4af3.B">
    <w:altName w:val="Times New Roman"/>
    <w:panose1 w:val="00000000000000000000"/>
    <w:charset w:val="00"/>
    <w:family w:val="roman"/>
    <w:notTrueType/>
    <w:pitch w:val="default"/>
    <w:sig w:usb0="00000003" w:usb1="00000000" w:usb2="00000000" w:usb3="00000000" w:csb0="00000001" w:csb1="00000000"/>
  </w:font>
  <w:font w:name="AdvTTec369687+20">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0000002"/>
    <w:multiLevelType w:val="multilevel"/>
    <w:tmpl w:val="00000002"/>
    <w:name w:val="WWNum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56521086">
    <w:abstractNumId w:val="0"/>
  </w:num>
  <w:num w:numId="2" w16cid:durableId="15132560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fen Oppel">
    <w15:presenceInfo w15:providerId="AD" w15:userId="S::steffen.oppel@vogelwarte.ch::e651edb2-1d85-4343-983c-37c3a46936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0B6355"/>
    <w:rsid w:val="0002420E"/>
    <w:rsid w:val="000518BB"/>
    <w:rsid w:val="00052397"/>
    <w:rsid w:val="00071296"/>
    <w:rsid w:val="0007276E"/>
    <w:rsid w:val="000B3BAE"/>
    <w:rsid w:val="000B6355"/>
    <w:rsid w:val="000C0923"/>
    <w:rsid w:val="000F07A2"/>
    <w:rsid w:val="00117238"/>
    <w:rsid w:val="00141876"/>
    <w:rsid w:val="00167952"/>
    <w:rsid w:val="0018710E"/>
    <w:rsid w:val="001D3759"/>
    <w:rsid w:val="00200DA8"/>
    <w:rsid w:val="00237191"/>
    <w:rsid w:val="00245CC4"/>
    <w:rsid w:val="00271B57"/>
    <w:rsid w:val="002A5212"/>
    <w:rsid w:val="002C5D49"/>
    <w:rsid w:val="002D1BFD"/>
    <w:rsid w:val="003838B1"/>
    <w:rsid w:val="00391AB0"/>
    <w:rsid w:val="003E0A90"/>
    <w:rsid w:val="003F095D"/>
    <w:rsid w:val="00400CF8"/>
    <w:rsid w:val="00401E43"/>
    <w:rsid w:val="004610C1"/>
    <w:rsid w:val="004930C7"/>
    <w:rsid w:val="004E1693"/>
    <w:rsid w:val="004E3434"/>
    <w:rsid w:val="0051283A"/>
    <w:rsid w:val="005B7C82"/>
    <w:rsid w:val="005C7474"/>
    <w:rsid w:val="005E282D"/>
    <w:rsid w:val="00627FE8"/>
    <w:rsid w:val="006944C8"/>
    <w:rsid w:val="006A5E03"/>
    <w:rsid w:val="006D4D7D"/>
    <w:rsid w:val="006D5610"/>
    <w:rsid w:val="00795039"/>
    <w:rsid w:val="007C1D14"/>
    <w:rsid w:val="007D0980"/>
    <w:rsid w:val="00811DC6"/>
    <w:rsid w:val="00852714"/>
    <w:rsid w:val="00857FB2"/>
    <w:rsid w:val="0089518E"/>
    <w:rsid w:val="008A7997"/>
    <w:rsid w:val="008C7E74"/>
    <w:rsid w:val="008D747F"/>
    <w:rsid w:val="008F36C2"/>
    <w:rsid w:val="00924770"/>
    <w:rsid w:val="009317CE"/>
    <w:rsid w:val="00953F9F"/>
    <w:rsid w:val="00955704"/>
    <w:rsid w:val="00963E05"/>
    <w:rsid w:val="009A5B0D"/>
    <w:rsid w:val="009E34A5"/>
    <w:rsid w:val="00A02C4C"/>
    <w:rsid w:val="00A22D30"/>
    <w:rsid w:val="00A27E14"/>
    <w:rsid w:val="00A52DB7"/>
    <w:rsid w:val="00A634E5"/>
    <w:rsid w:val="00AA4C52"/>
    <w:rsid w:val="00AB1937"/>
    <w:rsid w:val="00AB61E0"/>
    <w:rsid w:val="00AF60F5"/>
    <w:rsid w:val="00B05B42"/>
    <w:rsid w:val="00B71E8E"/>
    <w:rsid w:val="00B83D62"/>
    <w:rsid w:val="00B948B1"/>
    <w:rsid w:val="00BA7AFD"/>
    <w:rsid w:val="00BD3590"/>
    <w:rsid w:val="00BF2410"/>
    <w:rsid w:val="00BF3C7D"/>
    <w:rsid w:val="00C078E1"/>
    <w:rsid w:val="00C40723"/>
    <w:rsid w:val="00C4121E"/>
    <w:rsid w:val="00C57580"/>
    <w:rsid w:val="00C60F73"/>
    <w:rsid w:val="00C67D0E"/>
    <w:rsid w:val="00C74DDA"/>
    <w:rsid w:val="00CE5E62"/>
    <w:rsid w:val="00CF033C"/>
    <w:rsid w:val="00D05C0D"/>
    <w:rsid w:val="00D30AEB"/>
    <w:rsid w:val="00D31597"/>
    <w:rsid w:val="00D9336D"/>
    <w:rsid w:val="00DC3E0C"/>
    <w:rsid w:val="00DC4395"/>
    <w:rsid w:val="00E10F0E"/>
    <w:rsid w:val="00E17214"/>
    <w:rsid w:val="00E176A8"/>
    <w:rsid w:val="00E54107"/>
    <w:rsid w:val="00E82D49"/>
    <w:rsid w:val="00EC062F"/>
    <w:rsid w:val="00EE1DBB"/>
    <w:rsid w:val="00F15403"/>
    <w:rsid w:val="00F507F7"/>
    <w:rsid w:val="00F712F6"/>
    <w:rsid w:val="00FA11E4"/>
    <w:rsid w:val="00FB43CD"/>
    <w:rsid w:val="00FE2767"/>
    <w:rsid w:val="00FE7496"/>
    <w:rsid w:val="00FF25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31"/>
    <o:shapelayout v:ext="edit">
      <o:idmap v:ext="edit" data="1"/>
    </o:shapelayout>
  </w:shapeDefaults>
  <w:decimalSymbol w:val="."/>
  <w:listSeparator w:val=","/>
  <w14:docId w14:val="254C19F0"/>
  <w15:docId w15:val="{C131029F-1126-43F9-A1C0-3B4A3E6EB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B42"/>
    <w:pPr>
      <w:suppressAutoHyphens/>
      <w:spacing w:after="160" w:line="276" w:lineRule="auto"/>
    </w:pPr>
    <w:rPr>
      <w:rFonts w:ascii="Aptos" w:hAnsi="Aptos"/>
      <w:kern w:val="1"/>
      <w:sz w:val="24"/>
      <w:szCs w:val="24"/>
      <w:lang w:val="en-US" w:eastAsia="ar-SA"/>
    </w:rPr>
  </w:style>
  <w:style w:type="paragraph" w:styleId="Heading1">
    <w:name w:val="heading 1"/>
    <w:basedOn w:val="Normal"/>
    <w:next w:val="BodyText"/>
    <w:link w:val="Heading1Char"/>
    <w:uiPriority w:val="99"/>
    <w:qFormat/>
    <w:rsid w:val="00B05B42"/>
    <w:pPr>
      <w:numPr>
        <w:numId w:val="1"/>
      </w:numPr>
      <w:spacing w:before="100" w:after="100" w:line="100" w:lineRule="atLeast"/>
      <w:outlineLvl w:val="0"/>
    </w:pPr>
    <w:rPr>
      <w:rFonts w:ascii="Times New Roman" w:hAnsi="Times New Roman"/>
      <w:b/>
      <w:bCs/>
      <w:sz w:val="48"/>
      <w:szCs w:val="4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05B42"/>
    <w:rPr>
      <w:rFonts w:ascii="Cambria" w:hAnsi="Cambria" w:cs="Times New Roman"/>
      <w:b/>
      <w:kern w:val="1"/>
      <w:sz w:val="32"/>
      <w:lang w:val="en-US"/>
    </w:rPr>
  </w:style>
  <w:style w:type="character" w:styleId="CommentReference">
    <w:name w:val="annotation reference"/>
    <w:basedOn w:val="DefaultParagraphFont"/>
    <w:uiPriority w:val="99"/>
    <w:rsid w:val="00B05B42"/>
    <w:rPr>
      <w:rFonts w:cs="Times New Roman"/>
      <w:sz w:val="16"/>
    </w:rPr>
  </w:style>
  <w:style w:type="character" w:customStyle="1" w:styleId="CommentTextChar">
    <w:name w:val="Comment Text Char"/>
    <w:uiPriority w:val="99"/>
    <w:rsid w:val="00B05B42"/>
    <w:rPr>
      <w:sz w:val="20"/>
    </w:rPr>
  </w:style>
  <w:style w:type="character" w:customStyle="1" w:styleId="CommentSubjectChar">
    <w:name w:val="Comment Subject Char"/>
    <w:uiPriority w:val="99"/>
    <w:rsid w:val="00B05B42"/>
    <w:rPr>
      <w:b/>
      <w:sz w:val="20"/>
    </w:rPr>
  </w:style>
  <w:style w:type="character" w:customStyle="1" w:styleId="BalloonTextChar">
    <w:name w:val="Balloon Text Char"/>
    <w:uiPriority w:val="99"/>
    <w:rsid w:val="00B05B42"/>
    <w:rPr>
      <w:rFonts w:ascii="Times New Roman" w:hAnsi="Times New Roman"/>
      <w:kern w:val="1"/>
      <w:sz w:val="2"/>
      <w:lang w:val="en-US"/>
    </w:rPr>
  </w:style>
  <w:style w:type="character" w:customStyle="1" w:styleId="wixui-rich-texttext">
    <w:name w:val="wixui-rich-text__text"/>
    <w:uiPriority w:val="99"/>
    <w:rsid w:val="00B05B42"/>
  </w:style>
  <w:style w:type="character" w:customStyle="1" w:styleId="color42wixui-rich-texttext">
    <w:name w:val="color_42 wixui-rich-text__text"/>
    <w:uiPriority w:val="99"/>
    <w:rsid w:val="00B05B42"/>
  </w:style>
  <w:style w:type="character" w:customStyle="1" w:styleId="details-value">
    <w:name w:val="details-value"/>
    <w:uiPriority w:val="99"/>
    <w:rsid w:val="00B05B42"/>
  </w:style>
  <w:style w:type="character" w:styleId="Hyperlink">
    <w:name w:val="Hyperlink"/>
    <w:basedOn w:val="DefaultParagraphFont"/>
    <w:uiPriority w:val="99"/>
    <w:rsid w:val="00B05B42"/>
    <w:rPr>
      <w:rFonts w:cs="Times New Roman"/>
      <w:color w:val="0000FF"/>
      <w:u w:val="single"/>
    </w:rPr>
  </w:style>
  <w:style w:type="character" w:customStyle="1" w:styleId="HTMLPreformattedChar">
    <w:name w:val="HTML Preformatted Char"/>
    <w:uiPriority w:val="99"/>
    <w:rsid w:val="00B05B42"/>
    <w:rPr>
      <w:rFonts w:ascii="Courier New" w:hAnsi="Courier New"/>
      <w:color w:val="000000"/>
      <w:lang w:val="de-DE"/>
    </w:rPr>
  </w:style>
  <w:style w:type="character" w:customStyle="1" w:styleId="fontstyle01">
    <w:name w:val="fontstyle01"/>
    <w:uiPriority w:val="99"/>
    <w:rsid w:val="00B05B42"/>
    <w:rPr>
      <w:rFonts w:ascii="CharisSIL" w:hAnsi="CharisSIL"/>
      <w:color w:val="2196D1"/>
      <w:sz w:val="14"/>
    </w:rPr>
  </w:style>
  <w:style w:type="character" w:customStyle="1" w:styleId="fontstyle21">
    <w:name w:val="fontstyle21"/>
    <w:uiPriority w:val="99"/>
    <w:rsid w:val="00B05B42"/>
    <w:rPr>
      <w:rFonts w:ascii="STIX-Regular" w:hAnsi="STIX-Regular"/>
      <w:color w:val="2196D1"/>
      <w:sz w:val="14"/>
    </w:rPr>
  </w:style>
  <w:style w:type="character" w:customStyle="1" w:styleId="fontstyle31">
    <w:name w:val="fontstyle31"/>
    <w:uiPriority w:val="99"/>
    <w:rsid w:val="00B05B42"/>
    <w:rPr>
      <w:rFonts w:ascii="AdvTT2cba4af3.B" w:hAnsi="AdvTT2cba4af3.B"/>
      <w:color w:val="000000"/>
      <w:sz w:val="18"/>
    </w:rPr>
  </w:style>
  <w:style w:type="character" w:customStyle="1" w:styleId="fontstyle41">
    <w:name w:val="fontstyle41"/>
    <w:uiPriority w:val="99"/>
    <w:rsid w:val="00B05B42"/>
    <w:rPr>
      <w:rFonts w:ascii="AdvTTec369687+20" w:hAnsi="AdvTTec369687+20"/>
      <w:color w:val="000000"/>
      <w:sz w:val="18"/>
    </w:rPr>
  </w:style>
  <w:style w:type="character" w:customStyle="1" w:styleId="fontstyle51">
    <w:name w:val="fontstyle51"/>
    <w:uiPriority w:val="99"/>
    <w:rsid w:val="00B05B42"/>
    <w:rPr>
      <w:rFonts w:ascii="AdvTTec369687+20" w:hAnsi="AdvTTec369687+20"/>
      <w:color w:val="000000"/>
      <w:sz w:val="18"/>
    </w:rPr>
  </w:style>
  <w:style w:type="character" w:styleId="Emphasis">
    <w:name w:val="Emphasis"/>
    <w:basedOn w:val="DefaultParagraphFont"/>
    <w:uiPriority w:val="99"/>
    <w:qFormat/>
    <w:rsid w:val="00B05B42"/>
    <w:rPr>
      <w:rFonts w:cs="Times New Roman"/>
      <w:i/>
    </w:rPr>
  </w:style>
  <w:style w:type="character" w:customStyle="1" w:styleId="ListLabel1">
    <w:name w:val="ListLabel 1"/>
    <w:uiPriority w:val="99"/>
    <w:rsid w:val="00B05B42"/>
  </w:style>
  <w:style w:type="paragraph" w:customStyle="1" w:styleId="berschrift">
    <w:name w:val="Überschrift"/>
    <w:basedOn w:val="Normal"/>
    <w:next w:val="BodyText"/>
    <w:uiPriority w:val="99"/>
    <w:rsid w:val="00B05B42"/>
    <w:pPr>
      <w:keepNext/>
      <w:spacing w:before="240" w:after="120"/>
    </w:pPr>
    <w:rPr>
      <w:rFonts w:ascii="Arial" w:eastAsia="Microsoft YaHei" w:hAnsi="Arial" w:cs="Lucida Sans"/>
      <w:sz w:val="28"/>
      <w:szCs w:val="28"/>
    </w:rPr>
  </w:style>
  <w:style w:type="paragraph" w:styleId="BodyText">
    <w:name w:val="Body Text"/>
    <w:basedOn w:val="Normal"/>
    <w:link w:val="BodyTextChar"/>
    <w:uiPriority w:val="99"/>
    <w:rsid w:val="00B05B42"/>
    <w:pPr>
      <w:spacing w:after="120"/>
    </w:pPr>
  </w:style>
  <w:style w:type="character" w:customStyle="1" w:styleId="BodyTextChar">
    <w:name w:val="Body Text Char"/>
    <w:basedOn w:val="DefaultParagraphFont"/>
    <w:link w:val="BodyText"/>
    <w:uiPriority w:val="99"/>
    <w:semiHidden/>
    <w:locked/>
    <w:rsid w:val="004E3434"/>
    <w:rPr>
      <w:rFonts w:ascii="Aptos" w:hAnsi="Aptos" w:cs="Times New Roman"/>
      <w:kern w:val="1"/>
      <w:sz w:val="24"/>
      <w:szCs w:val="24"/>
      <w:lang w:val="en-US" w:eastAsia="ar-SA" w:bidi="ar-SA"/>
    </w:rPr>
  </w:style>
  <w:style w:type="paragraph" w:styleId="List">
    <w:name w:val="List"/>
    <w:basedOn w:val="BodyText"/>
    <w:uiPriority w:val="99"/>
    <w:rsid w:val="00B05B42"/>
    <w:rPr>
      <w:rFonts w:cs="Lucida Sans"/>
    </w:rPr>
  </w:style>
  <w:style w:type="paragraph" w:customStyle="1" w:styleId="Beschriftung1">
    <w:name w:val="Beschriftung1"/>
    <w:basedOn w:val="Normal"/>
    <w:uiPriority w:val="99"/>
    <w:rsid w:val="00B05B42"/>
    <w:pPr>
      <w:suppressLineNumbers/>
      <w:spacing w:before="120" w:after="120"/>
    </w:pPr>
    <w:rPr>
      <w:rFonts w:cs="Lucida Sans"/>
      <w:i/>
      <w:iCs/>
    </w:rPr>
  </w:style>
  <w:style w:type="paragraph" w:customStyle="1" w:styleId="Verzeichnis">
    <w:name w:val="Verzeichnis"/>
    <w:basedOn w:val="Normal"/>
    <w:uiPriority w:val="99"/>
    <w:rsid w:val="00B05B42"/>
    <w:pPr>
      <w:suppressLineNumbers/>
    </w:pPr>
    <w:rPr>
      <w:rFonts w:cs="Lucida Sans"/>
    </w:rPr>
  </w:style>
  <w:style w:type="paragraph" w:styleId="CommentText">
    <w:name w:val="annotation text"/>
    <w:basedOn w:val="Normal"/>
    <w:link w:val="CommentTextChar1"/>
    <w:uiPriority w:val="99"/>
    <w:rsid w:val="00B05B42"/>
    <w:pPr>
      <w:spacing w:line="100" w:lineRule="atLeast"/>
    </w:pPr>
    <w:rPr>
      <w:sz w:val="20"/>
      <w:szCs w:val="20"/>
    </w:rPr>
  </w:style>
  <w:style w:type="character" w:customStyle="1" w:styleId="CommentTextChar1">
    <w:name w:val="Comment Text Char1"/>
    <w:basedOn w:val="DefaultParagraphFont"/>
    <w:link w:val="CommentText"/>
    <w:uiPriority w:val="99"/>
    <w:semiHidden/>
    <w:locked/>
    <w:rsid w:val="004E3434"/>
    <w:rPr>
      <w:rFonts w:ascii="Aptos" w:hAnsi="Aptos" w:cs="Times New Roman"/>
      <w:kern w:val="1"/>
      <w:sz w:val="20"/>
      <w:szCs w:val="20"/>
      <w:lang w:val="en-US" w:eastAsia="ar-SA" w:bidi="ar-SA"/>
    </w:rPr>
  </w:style>
  <w:style w:type="paragraph" w:styleId="CommentSubject">
    <w:name w:val="annotation subject"/>
    <w:basedOn w:val="CommentText"/>
    <w:link w:val="CommentSubjectChar1"/>
    <w:uiPriority w:val="99"/>
    <w:rsid w:val="00B05B42"/>
    <w:rPr>
      <w:b/>
      <w:bCs/>
    </w:rPr>
  </w:style>
  <w:style w:type="character" w:customStyle="1" w:styleId="CommentSubjectChar1">
    <w:name w:val="Comment Subject Char1"/>
    <w:basedOn w:val="CommentTextChar1"/>
    <w:link w:val="CommentSubject"/>
    <w:uiPriority w:val="99"/>
    <w:semiHidden/>
    <w:locked/>
    <w:rsid w:val="004E3434"/>
    <w:rPr>
      <w:rFonts w:ascii="Aptos" w:hAnsi="Aptos" w:cs="Times New Roman"/>
      <w:b/>
      <w:bCs/>
      <w:kern w:val="1"/>
      <w:sz w:val="20"/>
      <w:szCs w:val="20"/>
      <w:lang w:val="en-US" w:eastAsia="ar-SA" w:bidi="ar-SA"/>
    </w:rPr>
  </w:style>
  <w:style w:type="paragraph" w:styleId="Revision">
    <w:name w:val="Revision"/>
    <w:uiPriority w:val="99"/>
    <w:rsid w:val="00B05B42"/>
    <w:pPr>
      <w:suppressAutoHyphens/>
    </w:pPr>
    <w:rPr>
      <w:rFonts w:ascii="Aptos" w:hAnsi="Aptos"/>
      <w:kern w:val="1"/>
      <w:sz w:val="24"/>
      <w:szCs w:val="24"/>
      <w:lang w:val="en-US" w:eastAsia="ar-SA"/>
    </w:rPr>
  </w:style>
  <w:style w:type="paragraph" w:styleId="BalloonText">
    <w:name w:val="Balloon Text"/>
    <w:basedOn w:val="Normal"/>
    <w:link w:val="BalloonTextChar1"/>
    <w:uiPriority w:val="99"/>
    <w:semiHidden/>
    <w:rsid w:val="000B6355"/>
    <w:rPr>
      <w:rFonts w:ascii="Tahoma" w:hAnsi="Tahoma" w:cs="Tahoma"/>
      <w:sz w:val="16"/>
      <w:szCs w:val="16"/>
    </w:rPr>
  </w:style>
  <w:style w:type="character" w:customStyle="1" w:styleId="BalloonTextChar1">
    <w:name w:val="Balloon Text Char1"/>
    <w:basedOn w:val="DefaultParagraphFont"/>
    <w:link w:val="BalloonText"/>
    <w:uiPriority w:val="99"/>
    <w:semiHidden/>
    <w:locked/>
    <w:rsid w:val="004E3434"/>
    <w:rPr>
      <w:rFonts w:cs="Times New Roman"/>
      <w:kern w:val="1"/>
      <w:sz w:val="2"/>
      <w:lang w:val="en-US" w:eastAsia="ar-SA" w:bidi="ar-SA"/>
    </w:rPr>
  </w:style>
  <w:style w:type="paragraph" w:styleId="HTMLPreformatted">
    <w:name w:val="HTML Preformatted"/>
    <w:basedOn w:val="Normal"/>
    <w:link w:val="HTMLPreformattedChar1"/>
    <w:uiPriority w:val="99"/>
    <w:rsid w:val="00B0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hAnsi="Courier New"/>
      <w:color w:val="000000"/>
      <w:sz w:val="20"/>
      <w:szCs w:val="20"/>
      <w:lang w:val="de-DE"/>
    </w:rPr>
  </w:style>
  <w:style w:type="character" w:customStyle="1" w:styleId="HTMLPreformattedChar1">
    <w:name w:val="HTML Preformatted Char1"/>
    <w:basedOn w:val="DefaultParagraphFont"/>
    <w:link w:val="HTMLPreformatted"/>
    <w:uiPriority w:val="99"/>
    <w:semiHidden/>
    <w:locked/>
    <w:rsid w:val="004E3434"/>
    <w:rPr>
      <w:rFonts w:ascii="Courier New" w:hAnsi="Courier New" w:cs="Courier New"/>
      <w:kern w:val="1"/>
      <w:sz w:val="20"/>
      <w:szCs w:val="20"/>
      <w:lang w:val="en-US" w:eastAsia="ar-SA" w:bidi="ar-SA"/>
    </w:rPr>
  </w:style>
  <w:style w:type="character" w:styleId="LineNumber">
    <w:name w:val="line number"/>
    <w:basedOn w:val="DefaultParagraphFont"/>
    <w:uiPriority w:val="99"/>
    <w:rsid w:val="008A799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atazone.birdlife.org/species/factsheet/aquatic-warbler-acrocephalus-paludicola%20on%2015/02/2024" TargetMode="External"/><Relationship Id="rId13" Type="http://schemas.openxmlformats.org/officeDocument/2006/relationships/hyperlink" Target="https://doi.org/10.1046/j.1523-1739.2002.99419.x"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s://doi.org/10.1111/acv.13018"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146/annurev-environ-112420-014642" TargetMode="External"/><Relationship Id="rId5" Type="http://schemas.openxmlformats.org/officeDocument/2006/relationships/comments" Target="comments.xml"/><Relationship Id="rId15" Type="http://schemas.openxmlformats.org/officeDocument/2006/relationships/image" Target="media/image2.png"/><Relationship Id="rId10" Type="http://schemas.openxmlformats.org/officeDocument/2006/relationships/hyperlink" Target="https://doi.org/10.1111/ibi.1325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drr.io/cran/jagsUI/"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7996</Words>
  <Characters>45582</Characters>
  <Application>Microsoft Office Word</Application>
  <DocSecurity>0</DocSecurity>
  <Lines>379</Lines>
  <Paragraphs>106</Paragraphs>
  <ScaleCrop>false</ScaleCrop>
  <Company>PC</Company>
  <LinksUpToDate>false</LinksUpToDate>
  <CharactersWithSpaces>53472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Journal: Biological conservation</dc:title>
  <dc:subject/>
  <dc:creator>Susanne</dc:creator>
  <cp:keywords/>
  <dc:description/>
  <cp:lastModifiedBy>Steffen Oppel</cp:lastModifiedBy>
  <cp:revision>4</cp:revision>
  <cp:lastPrinted>2025-03-19T07:05:00Z</cp:lastPrinted>
  <dcterms:created xsi:type="dcterms:W3CDTF">2025-03-20T09:56:00Z</dcterms:created>
  <dcterms:modified xsi:type="dcterms:W3CDTF">2025-03-20T09:58:00Z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