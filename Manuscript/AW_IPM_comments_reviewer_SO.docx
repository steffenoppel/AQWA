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97052" w14:textId="77777777" w:rsidR="00E03F86" w:rsidRPr="00F9658A" w:rsidRDefault="00E03F86" w:rsidP="00967CCA">
      <w:pPr>
        <w:pStyle w:val="NormalWeb"/>
        <w:spacing w:before="0" w:beforeAutospacing="0" w:after="0" w:afterAutospacing="0"/>
        <w:rPr>
          <w:lang w:val="en-US"/>
        </w:rPr>
      </w:pPr>
      <w:r w:rsidRPr="00F9658A">
        <w:rPr>
          <w:lang w:val="en-US"/>
        </w:rPr>
        <w:t>Reviewers' comments:</w:t>
      </w:r>
      <w:r w:rsidRPr="00F9658A">
        <w:rPr>
          <w:lang w:val="en-US"/>
        </w:rPr>
        <w:br/>
      </w:r>
      <w:r w:rsidRPr="00F9658A">
        <w:rPr>
          <w:lang w:val="en-US"/>
        </w:rPr>
        <w:br/>
        <w:t>Associate Editor:</w:t>
      </w:r>
    </w:p>
    <w:p w14:paraId="435C79DA" w14:textId="77777777" w:rsidR="00FA3119" w:rsidRDefault="00E03F86" w:rsidP="00967CCA">
      <w:pPr>
        <w:pStyle w:val="NormalWeb"/>
        <w:spacing w:before="0" w:beforeAutospacing="0" w:after="0" w:afterAutospacing="0"/>
        <w:rPr>
          <w:lang w:val="en-US"/>
        </w:rPr>
      </w:pPr>
      <w:r w:rsidRPr="00F9658A">
        <w:rPr>
          <w:lang w:val="en-US"/>
        </w:rPr>
        <w:t xml:space="preserve">This manuscript presents an analysis of a viable population of the aquatic warbler (Acrocephalus </w:t>
      </w:r>
      <w:proofErr w:type="spellStart"/>
      <w:r w:rsidRPr="00F9658A">
        <w:rPr>
          <w:lang w:val="en-US"/>
        </w:rPr>
        <w:t>paludicola</w:t>
      </w:r>
      <w:proofErr w:type="spellEnd"/>
      <w:r w:rsidRPr="00F9658A">
        <w:rPr>
          <w:lang w:val="en-US"/>
        </w:rPr>
        <w:t>), an endangered species in Europe. The authors projected future population trajectories to determine the reinforcement and management needed to achieve a stable population in the future. Overall, they conclude that reinforcement alone will be insufficient to restore a viable population unless productivity is improved by allowing second clutches, the amount of available habitat is increased, and conservation measures are adopted along the entire migratory route to increase annual survival.</w:t>
      </w:r>
      <w:r w:rsidRPr="00F9658A">
        <w:rPr>
          <w:lang w:val="en-US"/>
        </w:rPr>
        <w:br/>
      </w:r>
      <w:r w:rsidRPr="00F9658A">
        <w:rPr>
          <w:lang w:val="en-US"/>
        </w:rPr>
        <w:br/>
        <w:t xml:space="preserve">I find the manuscript well-written. Overall, the theoretical and methodological information is adequate, except for a few aspects I mention below. However, I also detect some details that, in my opinion and as the reviewer points out, need to be addressed. Several sentences require clarification; they lack detail, which sometimes makes it difficult to understand what they intend to communicate. The aspects that authors address regarding management and conservation needs generally require greater clarity. I recommend the use of occupancy models; these could allow for more accurate estimates of distribution and status over time of A. </w:t>
      </w:r>
      <w:proofErr w:type="spellStart"/>
      <w:r w:rsidRPr="00F9658A">
        <w:rPr>
          <w:lang w:val="en-US"/>
        </w:rPr>
        <w:t>paludicola</w:t>
      </w:r>
      <w:proofErr w:type="spellEnd"/>
      <w:r w:rsidRPr="00F9658A">
        <w:rPr>
          <w:lang w:val="en-US"/>
        </w:rPr>
        <w:t>, especially with imperfect census data. Below, I present specific observations on the manuscript.</w:t>
      </w:r>
    </w:p>
    <w:p w14:paraId="29880C93" w14:textId="77777777" w:rsidR="003E5510" w:rsidRDefault="00E03F86" w:rsidP="00967CCA">
      <w:pPr>
        <w:pStyle w:val="NormalWeb"/>
        <w:spacing w:before="0" w:beforeAutospacing="0" w:after="0" w:afterAutospacing="0"/>
        <w:rPr>
          <w:ins w:id="0" w:author="Steffen Oppel" w:date="2025-10-06T10:09:00Z" w16du:dateUtc="2025-10-06T08:09:00Z"/>
          <w:color w:val="002060"/>
          <w:lang w:val="en-US"/>
        </w:rPr>
      </w:pPr>
      <w:r w:rsidRPr="00F9658A">
        <w:rPr>
          <w:lang w:val="en-US"/>
        </w:rPr>
        <w:br/>
      </w:r>
      <w:r w:rsidR="00967CCA" w:rsidRPr="00F9658A">
        <w:rPr>
          <w:color w:val="002060"/>
          <w:lang w:val="en-US"/>
        </w:rPr>
        <w:t>#</w:t>
      </w:r>
      <w:r w:rsidR="002020FC">
        <w:rPr>
          <w:color w:val="002060"/>
          <w:lang w:val="en-US"/>
        </w:rPr>
        <w:t xml:space="preserve"> </w:t>
      </w:r>
      <w:ins w:id="1" w:author="Steffen Oppel" w:date="2025-10-06T10:09:00Z" w16du:dateUtc="2025-10-06T08:09:00Z">
        <w:r w:rsidR="002479A5">
          <w:rPr>
            <w:color w:val="002060"/>
            <w:lang w:val="en-US"/>
          </w:rPr>
          <w:t xml:space="preserve">Thank you very much for your thoughtful and constructive comments. </w:t>
        </w:r>
      </w:ins>
      <w:r w:rsidR="00F777E3" w:rsidRPr="00F9658A">
        <w:rPr>
          <w:color w:val="002060"/>
          <w:lang w:val="en-US"/>
        </w:rPr>
        <w:t xml:space="preserve">We added more details </w:t>
      </w:r>
      <w:r w:rsidR="00CE2518" w:rsidRPr="00F9658A">
        <w:rPr>
          <w:color w:val="002060"/>
          <w:lang w:val="en-US"/>
        </w:rPr>
        <w:t>on</w:t>
      </w:r>
      <w:r w:rsidR="00F777E3" w:rsidRPr="00F9658A">
        <w:rPr>
          <w:color w:val="002060"/>
          <w:lang w:val="en-US"/>
        </w:rPr>
        <w:t xml:space="preserve"> conservation</w:t>
      </w:r>
      <w:r w:rsidR="00DA1F9E" w:rsidRPr="00F9658A">
        <w:rPr>
          <w:color w:val="002060"/>
          <w:lang w:val="en-US"/>
        </w:rPr>
        <w:t xml:space="preserve"> measures</w:t>
      </w:r>
      <w:r w:rsidR="00145E9B" w:rsidRPr="00F9658A">
        <w:rPr>
          <w:color w:val="002060"/>
          <w:lang w:val="en-US"/>
        </w:rPr>
        <w:t xml:space="preserve"> for the species</w:t>
      </w:r>
      <w:r w:rsidR="00F777E3" w:rsidRPr="00F9658A">
        <w:rPr>
          <w:color w:val="002060"/>
          <w:lang w:val="en-US"/>
        </w:rPr>
        <w:t xml:space="preserve"> and</w:t>
      </w:r>
      <w:r w:rsidR="00CE2518" w:rsidRPr="00F9658A">
        <w:rPr>
          <w:color w:val="002060"/>
          <w:lang w:val="en-US"/>
        </w:rPr>
        <w:t xml:space="preserve"> clarified</w:t>
      </w:r>
      <w:r w:rsidR="00F777E3" w:rsidRPr="00F9658A">
        <w:rPr>
          <w:color w:val="002060"/>
          <w:lang w:val="en-US"/>
        </w:rPr>
        <w:t xml:space="preserve"> other aspects mentioned in the specific comments</w:t>
      </w:r>
      <w:ins w:id="2" w:author="Steffen Oppel" w:date="2025-10-06T10:09:00Z" w16du:dateUtc="2025-10-06T08:09:00Z">
        <w:r w:rsidR="003E5510">
          <w:rPr>
            <w:color w:val="002060"/>
            <w:lang w:val="en-US"/>
          </w:rPr>
          <w:t>, but also tried to streamline the Methods section</w:t>
        </w:r>
      </w:ins>
      <w:r w:rsidR="00F777E3" w:rsidRPr="00F9658A">
        <w:rPr>
          <w:color w:val="002060"/>
          <w:lang w:val="en-US"/>
        </w:rPr>
        <w:t>.</w:t>
      </w:r>
    </w:p>
    <w:p w14:paraId="182C3EB4" w14:textId="77777777" w:rsidR="003E5510" w:rsidRDefault="003E5510" w:rsidP="00967CCA">
      <w:pPr>
        <w:pStyle w:val="NormalWeb"/>
        <w:spacing w:before="0" w:beforeAutospacing="0" w:after="0" w:afterAutospacing="0"/>
        <w:rPr>
          <w:ins w:id="3" w:author="Steffen Oppel" w:date="2025-10-06T10:09:00Z" w16du:dateUtc="2025-10-06T08:09:00Z"/>
          <w:color w:val="002060"/>
          <w:lang w:val="en-US"/>
        </w:rPr>
      </w:pPr>
    </w:p>
    <w:p w14:paraId="7E896121" w14:textId="6A1D7223" w:rsidR="00B70811" w:rsidRDefault="003540B6" w:rsidP="00967CCA">
      <w:pPr>
        <w:pStyle w:val="NormalWeb"/>
        <w:spacing w:before="0" w:beforeAutospacing="0" w:after="0" w:afterAutospacing="0"/>
        <w:rPr>
          <w:ins w:id="4" w:author="Steffen Oppel" w:date="2025-10-06T10:14:00Z" w16du:dateUtc="2025-10-06T08:14:00Z"/>
          <w:color w:val="002060"/>
          <w:lang w:val="en-US"/>
        </w:rPr>
      </w:pPr>
      <w:ins w:id="5" w:author="Steffen Oppel" w:date="2025-10-06T10:09:00Z" w16du:dateUtc="2025-10-06T08:09:00Z">
        <w:r>
          <w:rPr>
            <w:color w:val="002060"/>
            <w:lang w:val="en-US"/>
          </w:rPr>
          <w:t xml:space="preserve">We </w:t>
        </w:r>
      </w:ins>
      <w:ins w:id="6" w:author="Steffen Oppel" w:date="2025-10-06T10:10:00Z" w16du:dateUtc="2025-10-06T08:10:00Z">
        <w:r>
          <w:rPr>
            <w:color w:val="002060"/>
            <w:lang w:val="en-US"/>
          </w:rPr>
          <w:t xml:space="preserve">respectfully </w:t>
        </w:r>
      </w:ins>
      <w:ins w:id="7" w:author="Steffen Oppel" w:date="2025-10-06T10:09:00Z" w16du:dateUtc="2025-10-06T08:09:00Z">
        <w:r>
          <w:rPr>
            <w:color w:val="002060"/>
            <w:lang w:val="en-US"/>
          </w:rPr>
          <w:t xml:space="preserve">disagree with </w:t>
        </w:r>
      </w:ins>
      <w:ins w:id="8" w:author="Steffen Oppel" w:date="2025-10-06T10:10:00Z" w16du:dateUtc="2025-10-06T08:10:00Z">
        <w:r>
          <w:rPr>
            <w:color w:val="002060"/>
            <w:lang w:val="en-US"/>
          </w:rPr>
          <w:t xml:space="preserve">your recommendation to use occupancy models. </w:t>
        </w:r>
      </w:ins>
      <w:del w:id="9" w:author="Steffen Oppel" w:date="2025-10-06T10:09:00Z" w16du:dateUtc="2025-10-06T08:09:00Z">
        <w:r w:rsidR="00F777E3" w:rsidRPr="00F9658A" w:rsidDel="003E5510">
          <w:rPr>
            <w:color w:val="002060"/>
            <w:lang w:val="en-US"/>
          </w:rPr>
          <w:delText xml:space="preserve"> </w:delText>
        </w:r>
      </w:del>
      <w:r w:rsidR="00F777E3" w:rsidRPr="00F9658A">
        <w:rPr>
          <w:color w:val="002060"/>
          <w:lang w:val="en-US"/>
        </w:rPr>
        <w:t>O</w:t>
      </w:r>
      <w:r w:rsidR="00967CCA" w:rsidRPr="00F9658A">
        <w:rPr>
          <w:color w:val="002060"/>
          <w:lang w:val="en-US"/>
        </w:rPr>
        <w:t>ccupancy model</w:t>
      </w:r>
      <w:r w:rsidR="00F777E3" w:rsidRPr="00F9658A">
        <w:rPr>
          <w:color w:val="002060"/>
          <w:lang w:val="en-US"/>
        </w:rPr>
        <w:t xml:space="preserve">s are a powerful tool to estimate </w:t>
      </w:r>
      <w:del w:id="10" w:author="Steffen Oppel" w:date="2025-10-06T08:02:00Z" w16du:dateUtc="2025-10-06T06:02:00Z">
        <w:r w:rsidR="00F777E3" w:rsidRPr="00F9658A" w:rsidDel="00A46D5E">
          <w:rPr>
            <w:color w:val="002060"/>
            <w:lang w:val="en-US"/>
          </w:rPr>
          <w:delText>population size</w:delText>
        </w:r>
      </w:del>
      <w:ins w:id="11" w:author="Steffen Oppel" w:date="2025-10-06T08:02:00Z" w16du:dateUtc="2025-10-06T06:02:00Z">
        <w:r w:rsidR="00A46D5E">
          <w:rPr>
            <w:color w:val="002060"/>
            <w:lang w:val="en-US"/>
          </w:rPr>
          <w:t>distribution</w:t>
        </w:r>
      </w:ins>
      <w:r w:rsidR="00F777E3" w:rsidRPr="00F9658A">
        <w:rPr>
          <w:color w:val="002060"/>
          <w:lang w:val="en-US"/>
        </w:rPr>
        <w:t xml:space="preserve"> based on </w:t>
      </w:r>
      <w:del w:id="12" w:author="Steffen Oppel" w:date="2025-10-06T10:10:00Z" w16du:dateUtc="2025-10-06T08:10:00Z">
        <w:r w:rsidR="00F777E3" w:rsidRPr="00F9658A" w:rsidDel="003540B6">
          <w:rPr>
            <w:color w:val="002060"/>
            <w:lang w:val="en-US"/>
          </w:rPr>
          <w:delText xml:space="preserve">count </w:delText>
        </w:r>
      </w:del>
      <w:ins w:id="13" w:author="Steffen Oppel" w:date="2025-10-06T10:10:00Z" w16du:dateUtc="2025-10-06T08:10:00Z">
        <w:r>
          <w:rPr>
            <w:color w:val="002060"/>
            <w:lang w:val="en-US"/>
          </w:rPr>
          <w:t xml:space="preserve">observation </w:t>
        </w:r>
      </w:ins>
      <w:r w:rsidR="00F777E3" w:rsidRPr="00F9658A">
        <w:rPr>
          <w:color w:val="002060"/>
          <w:lang w:val="en-US"/>
        </w:rPr>
        <w:t xml:space="preserve">data with imperfect detection. </w:t>
      </w:r>
      <w:ins w:id="14" w:author="Steffen Oppel" w:date="2025-10-06T08:02:00Z" w16du:dateUtc="2025-10-06T06:02:00Z">
        <w:r w:rsidR="00A46D5E">
          <w:rPr>
            <w:color w:val="002060"/>
            <w:lang w:val="en-US"/>
          </w:rPr>
          <w:t>Howev</w:t>
        </w:r>
      </w:ins>
      <w:ins w:id="15" w:author="Steffen Oppel" w:date="2025-10-06T08:03:00Z" w16du:dateUtc="2025-10-06T06:03:00Z">
        <w:r w:rsidR="00A46D5E">
          <w:rPr>
            <w:color w:val="002060"/>
            <w:lang w:val="en-US"/>
          </w:rPr>
          <w:t xml:space="preserve">er, these </w:t>
        </w:r>
      </w:ins>
      <w:ins w:id="16" w:author="Steffen Oppel" w:date="2025-10-06T08:13:00Z" w16du:dateUtc="2025-10-06T06:13:00Z">
        <w:r w:rsidR="0020393C">
          <w:rPr>
            <w:color w:val="002060"/>
            <w:lang w:val="en-US"/>
          </w:rPr>
          <w:t>are</w:t>
        </w:r>
      </w:ins>
      <w:ins w:id="17" w:author="Steffen Oppel" w:date="2025-10-06T08:03:00Z" w16du:dateUtc="2025-10-06T06:03:00Z">
        <w:r w:rsidR="00A32576">
          <w:rPr>
            <w:color w:val="002060"/>
            <w:lang w:val="en-US"/>
          </w:rPr>
          <w:t xml:space="preserve"> not critically relevant for our study: the habitat requirements of the </w:t>
        </w:r>
        <w:r w:rsidR="00720282">
          <w:rPr>
            <w:color w:val="002060"/>
            <w:lang w:val="en-US"/>
          </w:rPr>
          <w:t>Aquatic Warbler are very well known and an entire book e</w:t>
        </w:r>
      </w:ins>
      <w:ins w:id="18" w:author="Steffen Oppel" w:date="2025-10-06T08:04:00Z" w16du:dateUtc="2025-10-06T06:04:00Z">
        <w:r w:rsidR="00720282">
          <w:rPr>
            <w:color w:val="002060"/>
            <w:lang w:val="en-US"/>
          </w:rPr>
          <w:t>xists how to manage its preferred habitat (</w:t>
        </w:r>
      </w:ins>
      <w:proofErr w:type="spellStart"/>
      <w:ins w:id="19" w:author="Steffen Oppel" w:date="2025-10-06T08:05:00Z" w16du:dateUtc="2025-10-06T06:05:00Z">
        <w:r w:rsidR="008578A9">
          <w:rPr>
            <w:color w:val="002060"/>
            <w:lang w:val="en-US"/>
          </w:rPr>
          <w:t>Tanneberger</w:t>
        </w:r>
        <w:proofErr w:type="spellEnd"/>
        <w:r w:rsidR="008578A9">
          <w:rPr>
            <w:color w:val="002060"/>
            <w:lang w:val="en-US"/>
          </w:rPr>
          <w:t xml:space="preserve"> </w:t>
        </w:r>
      </w:ins>
      <w:ins w:id="20" w:author="Steffen Oppel" w:date="2025-10-06T08:06:00Z" w16du:dateUtc="2025-10-06T06:06:00Z">
        <w:r w:rsidR="007C4C44">
          <w:rPr>
            <w:color w:val="002060"/>
            <w:lang w:val="en-US"/>
          </w:rPr>
          <w:t xml:space="preserve">and Kubacka 2018: </w:t>
        </w:r>
      </w:ins>
      <w:ins w:id="21" w:author="Steffen Oppel" w:date="2025-10-06T08:37:00Z" w16du:dateUtc="2025-10-06T06:37:00Z">
        <w:r w:rsidR="000F4DEA">
          <w:rPr>
            <w:color w:val="002060"/>
            <w:lang w:val="en-US"/>
          </w:rPr>
          <w:fldChar w:fldCharType="begin"/>
        </w:r>
        <w:r w:rsidR="000F4DEA">
          <w:rPr>
            <w:color w:val="002060"/>
            <w:lang w:val="en-US"/>
          </w:rPr>
          <w:instrText>HYPERLINK "</w:instrText>
        </w:r>
      </w:ins>
      <w:ins w:id="22" w:author="Steffen Oppel" w:date="2025-10-06T08:06:00Z" w16du:dateUtc="2025-10-06T06:06:00Z">
        <w:r w:rsidR="000F4DEA" w:rsidRPr="007C4C44">
          <w:rPr>
            <w:color w:val="002060"/>
            <w:lang w:val="en-US"/>
          </w:rPr>
          <w:instrText>https://lifeschreiadler.de/mitmachen/infomaterial/index.html</w:instrText>
        </w:r>
      </w:ins>
      <w:ins w:id="23" w:author="Steffen Oppel" w:date="2025-10-06T08:37:00Z" w16du:dateUtc="2025-10-06T06:37:00Z">
        <w:r w:rsidR="000F4DEA">
          <w:rPr>
            <w:color w:val="002060"/>
            <w:lang w:val="en-US"/>
          </w:rPr>
          <w:instrText>"</w:instrText>
        </w:r>
        <w:r w:rsidR="000F4DEA">
          <w:rPr>
            <w:color w:val="002060"/>
            <w:lang w:val="en-US"/>
          </w:rPr>
        </w:r>
        <w:r w:rsidR="000F4DEA">
          <w:rPr>
            <w:color w:val="002060"/>
            <w:lang w:val="en-US"/>
          </w:rPr>
          <w:fldChar w:fldCharType="separate"/>
        </w:r>
      </w:ins>
      <w:ins w:id="24" w:author="Steffen Oppel" w:date="2025-10-06T08:06:00Z" w16du:dateUtc="2025-10-06T06:06:00Z">
        <w:r w:rsidR="000F4DEA" w:rsidRPr="001E4FDA">
          <w:rPr>
            <w:rStyle w:val="Hyperlink"/>
            <w:lang w:val="en-US"/>
          </w:rPr>
          <w:t>https://lifeschreiadler.de/mitmachen/infomaterial/index.html</w:t>
        </w:r>
      </w:ins>
      <w:ins w:id="25" w:author="Steffen Oppel" w:date="2025-10-06T08:37:00Z" w16du:dateUtc="2025-10-06T06:37:00Z">
        <w:r w:rsidR="000F4DEA">
          <w:rPr>
            <w:color w:val="002060"/>
            <w:lang w:val="en-US"/>
          </w:rPr>
          <w:fldChar w:fldCharType="end"/>
        </w:r>
      </w:ins>
      <w:ins w:id="26" w:author="Steffen Oppel" w:date="2025-10-06T08:06:00Z" w16du:dateUtc="2025-10-06T06:06:00Z">
        <w:r w:rsidR="007C4C44">
          <w:rPr>
            <w:color w:val="002060"/>
            <w:lang w:val="en-US"/>
          </w:rPr>
          <w:t>)</w:t>
        </w:r>
      </w:ins>
      <w:ins w:id="27" w:author="Steffen Oppel" w:date="2025-10-06T10:11:00Z" w16du:dateUtc="2025-10-06T08:11:00Z">
        <w:r>
          <w:rPr>
            <w:color w:val="002060"/>
            <w:lang w:val="en-US"/>
          </w:rPr>
          <w:t>. T</w:t>
        </w:r>
      </w:ins>
      <w:ins w:id="28" w:author="Steffen Oppel" w:date="2025-10-06T08:37:00Z" w16du:dateUtc="2025-10-06T06:37:00Z">
        <w:r w:rsidR="000F4DEA">
          <w:rPr>
            <w:color w:val="002060"/>
            <w:lang w:val="en-US"/>
          </w:rPr>
          <w:t xml:space="preserve">he amount of habitat ‘available’ in the future is </w:t>
        </w:r>
        <w:r w:rsidR="00AF27F3">
          <w:rPr>
            <w:color w:val="002060"/>
            <w:lang w:val="en-US"/>
          </w:rPr>
          <w:t>dependent on funding and m</w:t>
        </w:r>
      </w:ins>
      <w:ins w:id="29" w:author="Steffen Oppel" w:date="2025-10-06T08:38:00Z" w16du:dateUtc="2025-10-06T06:38:00Z">
        <w:r w:rsidR="00AF27F3">
          <w:rPr>
            <w:color w:val="002060"/>
            <w:lang w:val="en-US"/>
          </w:rPr>
          <w:t>anagement rather than improved knowledge</w:t>
        </w:r>
      </w:ins>
      <w:ins w:id="30" w:author="Steffen Oppel" w:date="2025-10-06T10:11:00Z" w16du:dateUtc="2025-10-06T08:11:00Z">
        <w:r>
          <w:rPr>
            <w:color w:val="002060"/>
            <w:lang w:val="en-US"/>
          </w:rPr>
          <w:t>, which will require some assumptions when formulating future scenarios regardless of whether a quantitative probability of ‘occupancy’ exists or not</w:t>
        </w:r>
      </w:ins>
      <w:ins w:id="31" w:author="Steffen Oppel" w:date="2025-10-06T08:05:00Z" w16du:dateUtc="2025-10-06T06:05:00Z">
        <w:r w:rsidR="008578A9">
          <w:rPr>
            <w:color w:val="002060"/>
            <w:lang w:val="en-US"/>
          </w:rPr>
          <w:t>.</w:t>
        </w:r>
      </w:ins>
      <w:ins w:id="32" w:author="Steffen Oppel" w:date="2025-10-07T09:03:00Z" w16du:dateUtc="2025-10-07T07:03:00Z">
        <w:r w:rsidR="00DD208F">
          <w:rPr>
            <w:color w:val="002060"/>
            <w:lang w:val="en-US"/>
          </w:rPr>
          <w:t xml:space="preserve"> We have now clarified this important aspect in the Methods (L. </w:t>
        </w:r>
        <w:r w:rsidR="00E50F60">
          <w:rPr>
            <w:color w:val="002060"/>
            <w:lang w:val="en-US"/>
          </w:rPr>
          <w:t>393-399).</w:t>
        </w:r>
      </w:ins>
    </w:p>
    <w:p w14:paraId="44E1BFFD" w14:textId="77777777" w:rsidR="00992DCD" w:rsidRDefault="00992DCD" w:rsidP="00967CCA">
      <w:pPr>
        <w:pStyle w:val="NormalWeb"/>
        <w:spacing w:before="0" w:beforeAutospacing="0" w:after="0" w:afterAutospacing="0"/>
        <w:rPr>
          <w:ins w:id="33" w:author="Steffen Oppel" w:date="2025-10-06T10:11:00Z" w16du:dateUtc="2025-10-06T08:11:00Z"/>
          <w:color w:val="002060"/>
          <w:lang w:val="en-US"/>
        </w:rPr>
      </w:pPr>
    </w:p>
    <w:p w14:paraId="76374FE9" w14:textId="46247F73" w:rsidR="009B71FE" w:rsidRDefault="00B70811" w:rsidP="00967CCA">
      <w:pPr>
        <w:pStyle w:val="NormalWeb"/>
        <w:spacing w:before="0" w:beforeAutospacing="0" w:after="0" w:afterAutospacing="0"/>
        <w:rPr>
          <w:ins w:id="34" w:author="Steffen Oppel" w:date="2025-10-06T08:04:00Z" w16du:dateUtc="2025-10-06T06:04:00Z"/>
          <w:color w:val="002060"/>
          <w:lang w:val="en-US"/>
        </w:rPr>
      </w:pPr>
      <w:ins w:id="35" w:author="Steffen Oppel" w:date="2025-10-06T10:12:00Z" w16du:dateUtc="2025-10-06T08:12:00Z">
        <w:r>
          <w:rPr>
            <w:color w:val="002060"/>
            <w:lang w:val="en-US"/>
          </w:rPr>
          <w:t>T</w:t>
        </w:r>
      </w:ins>
      <w:ins w:id="36" w:author="Steffen Oppel" w:date="2025-10-06T08:06:00Z" w16du:dateUtc="2025-10-06T06:06:00Z">
        <w:r w:rsidR="007C4C44">
          <w:rPr>
            <w:color w:val="002060"/>
            <w:lang w:val="en-US"/>
          </w:rPr>
          <w:t xml:space="preserve">he </w:t>
        </w:r>
      </w:ins>
      <w:ins w:id="37" w:author="Steffen Oppel" w:date="2025-10-06T10:12:00Z" w16du:dateUtc="2025-10-06T08:12:00Z">
        <w:r>
          <w:rPr>
            <w:color w:val="002060"/>
            <w:lang w:val="en-US"/>
          </w:rPr>
          <w:t xml:space="preserve">Aquatic Warbler </w:t>
        </w:r>
      </w:ins>
      <w:ins w:id="38" w:author="Steffen Oppel" w:date="2025-10-06T08:06:00Z" w16du:dateUtc="2025-10-06T06:06:00Z">
        <w:r w:rsidR="007C4C44">
          <w:rPr>
            <w:color w:val="002060"/>
            <w:lang w:val="en-US"/>
          </w:rPr>
          <w:t>population is currently very small, and many suitable habitats are not occupied due to colonization</w:t>
        </w:r>
      </w:ins>
      <w:ins w:id="39" w:author="Steffen Oppel" w:date="2025-10-06T08:07:00Z" w16du:dateUtc="2025-10-06T06:07:00Z">
        <w:r w:rsidR="00C20F44">
          <w:rPr>
            <w:color w:val="002060"/>
            <w:lang w:val="en-US"/>
          </w:rPr>
          <w:t>/extinction</w:t>
        </w:r>
      </w:ins>
      <w:ins w:id="40" w:author="Steffen Oppel" w:date="2025-10-06T08:06:00Z" w16du:dateUtc="2025-10-06T06:06:00Z">
        <w:r w:rsidR="007C4C44">
          <w:rPr>
            <w:color w:val="002060"/>
            <w:lang w:val="en-US"/>
          </w:rPr>
          <w:t xml:space="preserve"> processes</w:t>
        </w:r>
      </w:ins>
      <w:ins w:id="41" w:author="Steffen Oppel" w:date="2025-10-06T10:12:00Z" w16du:dateUtc="2025-10-06T08:12:00Z">
        <w:r>
          <w:rPr>
            <w:color w:val="002060"/>
            <w:lang w:val="en-US"/>
          </w:rPr>
          <w:t xml:space="preserve">. </w:t>
        </w:r>
        <w:r w:rsidR="00140CF3">
          <w:rPr>
            <w:color w:val="002060"/>
            <w:lang w:val="en-US"/>
          </w:rPr>
          <w:t>I</w:t>
        </w:r>
      </w:ins>
      <w:ins w:id="42" w:author="Steffen Oppel" w:date="2025-10-06T08:07:00Z" w16du:dateUtc="2025-10-06T06:07:00Z">
        <w:r w:rsidR="00C20F44">
          <w:rPr>
            <w:color w:val="002060"/>
            <w:lang w:val="en-US"/>
          </w:rPr>
          <w:t xml:space="preserve">nsufficient data exist to model these processes in a dynamic occupancy model over the past </w:t>
        </w:r>
        <w:r w:rsidR="00473122">
          <w:rPr>
            <w:color w:val="002060"/>
            <w:lang w:val="en-US"/>
          </w:rPr>
          <w:t>50 years</w:t>
        </w:r>
      </w:ins>
      <w:ins w:id="43" w:author="Steffen Oppel" w:date="2025-10-06T10:12:00Z" w16du:dateUtc="2025-10-06T08:12:00Z">
        <w:r w:rsidR="00140CF3">
          <w:rPr>
            <w:color w:val="002060"/>
            <w:lang w:val="en-US"/>
          </w:rPr>
          <w:t>. A</w:t>
        </w:r>
      </w:ins>
      <w:ins w:id="44" w:author="Steffen Oppel" w:date="2025-10-06T08:07:00Z" w16du:dateUtc="2025-10-06T06:07:00Z">
        <w:r w:rsidR="00473122">
          <w:rPr>
            <w:color w:val="002060"/>
            <w:lang w:val="en-US"/>
          </w:rPr>
          <w:t xml:space="preserve"> static occupancy</w:t>
        </w:r>
      </w:ins>
      <w:ins w:id="45" w:author="Steffen Oppel" w:date="2025-10-06T08:06:00Z" w16du:dateUtc="2025-10-06T06:06:00Z">
        <w:r w:rsidR="007C4C44">
          <w:rPr>
            <w:color w:val="002060"/>
            <w:lang w:val="en-US"/>
          </w:rPr>
          <w:t xml:space="preserve"> </w:t>
        </w:r>
      </w:ins>
      <w:ins w:id="46" w:author="Steffen Oppel" w:date="2025-10-06T08:07:00Z" w16du:dateUtc="2025-10-06T06:07:00Z">
        <w:r w:rsidR="00473122">
          <w:rPr>
            <w:color w:val="002060"/>
            <w:lang w:val="en-US"/>
          </w:rPr>
          <w:t>model based on avai</w:t>
        </w:r>
      </w:ins>
      <w:ins w:id="47" w:author="Steffen Oppel" w:date="2025-10-06T08:08:00Z" w16du:dateUtc="2025-10-06T06:08:00Z">
        <w:r w:rsidR="00473122">
          <w:rPr>
            <w:color w:val="002060"/>
            <w:lang w:val="en-US"/>
          </w:rPr>
          <w:t>lable data would</w:t>
        </w:r>
      </w:ins>
      <w:ins w:id="48" w:author="Steffen Oppel" w:date="2025-10-06T10:13:00Z" w16du:dateUtc="2025-10-06T08:13:00Z">
        <w:r w:rsidR="00140CF3">
          <w:rPr>
            <w:color w:val="002060"/>
            <w:lang w:val="en-US"/>
          </w:rPr>
          <w:t xml:space="preserve">, however, </w:t>
        </w:r>
      </w:ins>
      <w:ins w:id="49" w:author="Steffen Oppel" w:date="2025-10-06T08:13:00Z" w16du:dateUtc="2025-10-06T06:13:00Z">
        <w:r w:rsidR="0020393C">
          <w:rPr>
            <w:color w:val="002060"/>
            <w:lang w:val="en-US"/>
          </w:rPr>
          <w:t xml:space="preserve">only imperfectly </w:t>
        </w:r>
      </w:ins>
      <w:ins w:id="50" w:author="Steffen Oppel" w:date="2025-10-06T08:08:00Z" w16du:dateUtc="2025-10-06T06:08:00Z">
        <w:r w:rsidR="00473122">
          <w:rPr>
            <w:color w:val="002060"/>
            <w:lang w:val="en-US"/>
          </w:rPr>
          <w:t xml:space="preserve">characterize the </w:t>
        </w:r>
        <w:r w:rsidR="003D3183">
          <w:rPr>
            <w:color w:val="002060"/>
            <w:lang w:val="en-US"/>
          </w:rPr>
          <w:t xml:space="preserve">suitable habitat for Aquatic Warblers. </w:t>
        </w:r>
      </w:ins>
      <w:ins w:id="51" w:author="Steffen Oppel" w:date="2025-10-06T08:13:00Z" w16du:dateUtc="2025-10-06T06:13:00Z">
        <w:r w:rsidR="0020393C">
          <w:rPr>
            <w:color w:val="002060"/>
            <w:lang w:val="en-US"/>
          </w:rPr>
          <w:t xml:space="preserve">Even if we could quantify </w:t>
        </w:r>
      </w:ins>
      <w:ins w:id="52" w:author="Steffen Oppel" w:date="2025-10-06T08:14:00Z" w16du:dateUtc="2025-10-06T06:14:00Z">
        <w:r w:rsidR="00C51866">
          <w:rPr>
            <w:color w:val="002060"/>
            <w:lang w:val="en-US"/>
          </w:rPr>
          <w:t>habitat suitability based on an occupancy model, we would still need to make certain assumptions how many ha of this habitat would be available under future scenarios</w:t>
        </w:r>
      </w:ins>
      <w:ins w:id="53" w:author="Steffen Oppel" w:date="2025-10-06T10:13:00Z" w16du:dateUtc="2025-10-06T08:13:00Z">
        <w:r w:rsidR="00764D66">
          <w:rPr>
            <w:color w:val="002060"/>
            <w:lang w:val="en-US"/>
          </w:rPr>
          <w:t xml:space="preserve"> (which is dependent on management, and not on an estimated probability of ‘occupancy’)</w:t>
        </w:r>
      </w:ins>
      <w:ins w:id="54" w:author="Steffen Oppel" w:date="2025-10-06T08:14:00Z" w16du:dateUtc="2025-10-06T06:14:00Z">
        <w:r w:rsidR="00585F4F">
          <w:rPr>
            <w:color w:val="002060"/>
            <w:lang w:val="en-US"/>
          </w:rPr>
          <w:t xml:space="preserve">. </w:t>
        </w:r>
      </w:ins>
      <w:ins w:id="55" w:author="Steffen Oppel" w:date="2025-10-06T08:08:00Z" w16du:dateUtc="2025-10-06T06:08:00Z">
        <w:r w:rsidR="003D3183">
          <w:rPr>
            <w:color w:val="002060"/>
            <w:lang w:val="en-US"/>
          </w:rPr>
          <w:t xml:space="preserve">Because describing </w:t>
        </w:r>
        <w:r w:rsidR="00553882">
          <w:rPr>
            <w:color w:val="002060"/>
            <w:lang w:val="en-US"/>
          </w:rPr>
          <w:t>an appropriate occupancy model for a sp</w:t>
        </w:r>
      </w:ins>
      <w:ins w:id="56" w:author="Steffen Oppel" w:date="2025-10-06T08:09:00Z" w16du:dateUtc="2025-10-06T06:09:00Z">
        <w:r w:rsidR="00553882">
          <w:rPr>
            <w:color w:val="002060"/>
            <w:lang w:val="en-US"/>
          </w:rPr>
          <w:t xml:space="preserve">ecies existing below the carrying capacity of restored habitat would require several pages of text, while making an insignificant contribution to the overall purpose of the </w:t>
        </w:r>
      </w:ins>
      <w:ins w:id="57" w:author="Steffen Oppel" w:date="2025-10-06T08:10:00Z" w16du:dateUtc="2025-10-06T06:10:00Z">
        <w:r w:rsidR="00623BDB">
          <w:rPr>
            <w:color w:val="002060"/>
            <w:lang w:val="en-US"/>
          </w:rPr>
          <w:t xml:space="preserve">manuscript, we decided to not include an occupancy model because it would </w:t>
        </w:r>
        <w:r w:rsidR="0034447B">
          <w:rPr>
            <w:color w:val="002060"/>
            <w:lang w:val="en-US"/>
          </w:rPr>
          <w:t>not benefit the manuscript.</w:t>
        </w:r>
      </w:ins>
    </w:p>
    <w:p w14:paraId="0C1302E0" w14:textId="77777777" w:rsidR="009B71FE" w:rsidRDefault="009B71FE" w:rsidP="00967CCA">
      <w:pPr>
        <w:pStyle w:val="NormalWeb"/>
        <w:spacing w:before="0" w:beforeAutospacing="0" w:after="0" w:afterAutospacing="0"/>
        <w:rPr>
          <w:ins w:id="58" w:author="Steffen Oppel" w:date="2025-10-06T08:04:00Z" w16du:dateUtc="2025-10-06T06:04:00Z"/>
          <w:color w:val="002060"/>
          <w:lang w:val="en-US"/>
        </w:rPr>
      </w:pPr>
    </w:p>
    <w:p w14:paraId="64F226FB" w14:textId="138114F2" w:rsidR="00967CCA" w:rsidRPr="00F9658A" w:rsidRDefault="00F777E3" w:rsidP="00967CCA">
      <w:pPr>
        <w:pStyle w:val="NormalWeb"/>
        <w:spacing w:before="0" w:beforeAutospacing="0" w:after="0" w:afterAutospacing="0"/>
        <w:rPr>
          <w:color w:val="002060"/>
          <w:lang w:val="en-US"/>
        </w:rPr>
      </w:pPr>
      <w:r w:rsidRPr="00F9658A">
        <w:rPr>
          <w:color w:val="002060"/>
          <w:lang w:val="en-US"/>
        </w:rPr>
        <w:t>Our main goal was to project future population size to compare different scenarios of management interventions (by releasing birds or</w:t>
      </w:r>
      <w:r w:rsidR="00145E9B" w:rsidRPr="00F9658A">
        <w:rPr>
          <w:color w:val="002060"/>
          <w:lang w:val="en-US"/>
        </w:rPr>
        <w:t>/and</w:t>
      </w:r>
      <w:r w:rsidR="00CE2518" w:rsidRPr="00F9658A">
        <w:rPr>
          <w:color w:val="002060"/>
          <w:lang w:val="en-US"/>
        </w:rPr>
        <w:t xml:space="preserve"> </w:t>
      </w:r>
      <w:r w:rsidRPr="00F9658A">
        <w:rPr>
          <w:color w:val="002060"/>
          <w:lang w:val="en-US"/>
        </w:rPr>
        <w:t xml:space="preserve">habitat restoration) and </w:t>
      </w:r>
      <w:r w:rsidR="00145E9B" w:rsidRPr="00F9658A">
        <w:rPr>
          <w:color w:val="002060"/>
          <w:lang w:val="en-US"/>
        </w:rPr>
        <w:t xml:space="preserve">to </w:t>
      </w:r>
      <w:r w:rsidR="00536FFE" w:rsidRPr="00F9658A">
        <w:rPr>
          <w:color w:val="002060"/>
          <w:lang w:val="en-US"/>
        </w:rPr>
        <w:t>account for</w:t>
      </w:r>
      <w:r w:rsidRPr="00F9658A">
        <w:rPr>
          <w:color w:val="002060"/>
          <w:lang w:val="en-US"/>
        </w:rPr>
        <w:t xml:space="preserve"> the effects of </w:t>
      </w:r>
      <w:r w:rsidR="002020FC">
        <w:rPr>
          <w:color w:val="002060"/>
          <w:lang w:val="en-US"/>
        </w:rPr>
        <w:t>variation</w:t>
      </w:r>
      <w:r w:rsidRPr="00F9658A">
        <w:rPr>
          <w:color w:val="002060"/>
          <w:lang w:val="en-US"/>
        </w:rPr>
        <w:t xml:space="preserve"> in reproduction and survival</w:t>
      </w:r>
      <w:ins w:id="59" w:author="Steffen Oppel" w:date="2025-10-06T08:10:00Z" w16du:dateUtc="2025-10-06T06:10:00Z">
        <w:r w:rsidR="00F440C7">
          <w:rPr>
            <w:color w:val="002060"/>
            <w:lang w:val="en-US"/>
          </w:rPr>
          <w:t>.</w:t>
        </w:r>
      </w:ins>
      <w:ins w:id="60" w:author="Steffen Oppel" w:date="2025-10-06T08:11:00Z" w16du:dateUtc="2025-10-06T06:11:00Z">
        <w:r w:rsidR="00F440C7">
          <w:rPr>
            <w:color w:val="002060"/>
            <w:lang w:val="en-US"/>
          </w:rPr>
          <w:t xml:space="preserve"> We clearly specify the assumptions in </w:t>
        </w:r>
        <w:r w:rsidR="00F440C7">
          <w:rPr>
            <w:color w:val="002060"/>
            <w:lang w:val="en-US"/>
          </w:rPr>
          <w:lastRenderedPageBreak/>
          <w:t>available habitat,</w:t>
        </w:r>
      </w:ins>
      <w:del w:id="61" w:author="Steffen Oppel" w:date="2025-10-06T08:10:00Z" w16du:dateUtc="2025-10-06T06:10:00Z">
        <w:r w:rsidRPr="00F9658A" w:rsidDel="00F440C7">
          <w:rPr>
            <w:color w:val="002060"/>
            <w:lang w:val="en-US"/>
          </w:rPr>
          <w:delText>,</w:delText>
        </w:r>
      </w:del>
      <w:r w:rsidRPr="00F9658A">
        <w:rPr>
          <w:color w:val="002060"/>
          <w:lang w:val="en-US"/>
        </w:rPr>
        <w:t xml:space="preserve"> which </w:t>
      </w:r>
      <w:del w:id="62" w:author="Steffen Oppel" w:date="2025-10-06T08:11:00Z" w16du:dateUtc="2025-10-06T06:11:00Z">
        <w:r w:rsidRPr="00F9658A" w:rsidDel="00F440C7">
          <w:rPr>
            <w:color w:val="002060"/>
            <w:lang w:val="en-US"/>
          </w:rPr>
          <w:delText>can</w:delText>
        </w:r>
        <w:r w:rsidR="002020FC" w:rsidDel="00F440C7">
          <w:rPr>
            <w:color w:val="002060"/>
            <w:lang w:val="en-US"/>
          </w:rPr>
          <w:delText xml:space="preserve"> </w:delText>
        </w:r>
      </w:del>
      <w:ins w:id="63" w:author="Steffen Oppel" w:date="2025-10-06T08:11:00Z" w16du:dateUtc="2025-10-06T06:11:00Z">
        <w:r w:rsidR="00F440C7">
          <w:rPr>
            <w:color w:val="002060"/>
            <w:lang w:val="en-US"/>
          </w:rPr>
          <w:t xml:space="preserve">could </w:t>
        </w:r>
      </w:ins>
      <w:r w:rsidRPr="00F9658A">
        <w:rPr>
          <w:color w:val="002060"/>
          <w:lang w:val="en-US"/>
        </w:rPr>
        <w:t xml:space="preserve">not be </w:t>
      </w:r>
      <w:del w:id="64" w:author="Steffen Oppel" w:date="2025-10-06T08:11:00Z" w16du:dateUtc="2025-10-06T06:11:00Z">
        <w:r w:rsidRPr="00F9658A" w:rsidDel="00F440C7">
          <w:rPr>
            <w:color w:val="002060"/>
            <w:lang w:val="en-US"/>
          </w:rPr>
          <w:delText>estimated by count data and</w:delText>
        </w:r>
      </w:del>
      <w:ins w:id="65" w:author="Steffen Oppel" w:date="2025-10-06T08:11:00Z" w16du:dateUtc="2025-10-06T06:11:00Z">
        <w:r w:rsidR="00F440C7">
          <w:rPr>
            <w:color w:val="002060"/>
            <w:lang w:val="en-US"/>
          </w:rPr>
          <w:t>overcome</w:t>
        </w:r>
        <w:r w:rsidR="00583BC1">
          <w:rPr>
            <w:color w:val="002060"/>
            <w:lang w:val="en-US"/>
          </w:rPr>
          <w:t xml:space="preserve"> by an</w:t>
        </w:r>
      </w:ins>
      <w:r w:rsidRPr="00F9658A">
        <w:rPr>
          <w:color w:val="002060"/>
          <w:lang w:val="en-US"/>
        </w:rPr>
        <w:t xml:space="preserve"> occupancy model</w:t>
      </w:r>
      <w:ins w:id="66" w:author="Steffen Oppel" w:date="2025-10-06T08:12:00Z" w16du:dateUtc="2025-10-06T06:12:00Z">
        <w:r w:rsidR="00583BC1">
          <w:rPr>
            <w:color w:val="002060"/>
            <w:lang w:val="en-US"/>
          </w:rPr>
          <w:t xml:space="preserve">, </w:t>
        </w:r>
        <w:r w:rsidR="003A420A">
          <w:rPr>
            <w:color w:val="002060"/>
            <w:lang w:val="en-US"/>
          </w:rPr>
          <w:t xml:space="preserve">and we have clarified what our scenarios represent. </w:t>
        </w:r>
      </w:ins>
      <w:del w:id="67" w:author="Steffen Oppel" w:date="2025-10-06T08:11:00Z" w16du:dateUtc="2025-10-06T06:11:00Z">
        <w:r w:rsidRPr="00F9658A" w:rsidDel="00583BC1">
          <w:rPr>
            <w:color w:val="002060"/>
            <w:lang w:val="en-US"/>
          </w:rPr>
          <w:delText>s</w:delText>
        </w:r>
      </w:del>
      <w:del w:id="68" w:author="Steffen Oppel" w:date="2025-10-06T08:12:00Z" w16du:dateUtc="2025-10-06T06:12:00Z">
        <w:r w:rsidRPr="00F9658A" w:rsidDel="003A420A">
          <w:rPr>
            <w:color w:val="002060"/>
            <w:lang w:val="en-US"/>
          </w:rPr>
          <w:delText xml:space="preserve">. Therefore, we used an integrated population model </w:delText>
        </w:r>
        <w:r w:rsidR="00536FFE" w:rsidRPr="00F9658A" w:rsidDel="003A420A">
          <w:rPr>
            <w:color w:val="002060"/>
            <w:lang w:val="en-US"/>
          </w:rPr>
          <w:delText>which allows a combination of</w:delText>
        </w:r>
        <w:r w:rsidRPr="00F9658A" w:rsidDel="003A420A">
          <w:rPr>
            <w:color w:val="002060"/>
            <w:lang w:val="en-US"/>
          </w:rPr>
          <w:delText xml:space="preserve"> demographic data with count data</w:delText>
        </w:r>
        <w:r w:rsidR="00536FFE" w:rsidRPr="00F9658A" w:rsidDel="003A420A">
          <w:rPr>
            <w:color w:val="002060"/>
            <w:lang w:val="en-US"/>
          </w:rPr>
          <w:delText>.</w:delText>
        </w:r>
      </w:del>
      <w:ins w:id="69" w:author="Steffen Oppel" w:date="2025-10-06T08:12:00Z" w16du:dateUtc="2025-10-06T06:12:00Z">
        <w:r w:rsidR="003A420A">
          <w:rPr>
            <w:color w:val="002060"/>
            <w:lang w:val="en-US"/>
          </w:rPr>
          <w:t xml:space="preserve"> </w:t>
        </w:r>
      </w:ins>
    </w:p>
    <w:p w14:paraId="24CC3CF4" w14:textId="4A4B331C" w:rsidR="00967CCA" w:rsidRPr="00F9658A" w:rsidRDefault="00E03F86" w:rsidP="00967CCA">
      <w:pPr>
        <w:pStyle w:val="NormalWeb"/>
        <w:spacing w:before="0" w:beforeAutospacing="0" w:after="0" w:afterAutospacing="0"/>
        <w:rPr>
          <w:highlight w:val="yellow"/>
          <w:lang w:val="en-US"/>
        </w:rPr>
      </w:pPr>
      <w:r w:rsidRPr="00F9658A">
        <w:rPr>
          <w:lang w:val="en-US"/>
        </w:rPr>
        <w:br/>
        <w:t>Specific comments</w:t>
      </w:r>
      <w:r w:rsidRPr="00F9658A">
        <w:rPr>
          <w:lang w:val="en-US"/>
        </w:rPr>
        <w:br/>
      </w:r>
      <w:bookmarkStart w:id="70" w:name="_Hlk208573627"/>
      <w:commentRangeStart w:id="71"/>
      <w:r w:rsidRPr="00F9658A">
        <w:rPr>
          <w:highlight w:val="yellow"/>
          <w:lang w:val="en-US"/>
        </w:rPr>
        <w:t>The abstract needs greater clarity in terms of the findings obtained and the main and novel conclusions derived from the study.</w:t>
      </w:r>
    </w:p>
    <w:bookmarkEnd w:id="70"/>
    <w:p w14:paraId="7759771E" w14:textId="3B6F537A" w:rsidR="00967CCA" w:rsidRPr="00F9658A" w:rsidRDefault="00967CCA" w:rsidP="00967CCA">
      <w:pPr>
        <w:pStyle w:val="NormalWeb"/>
        <w:spacing w:before="0" w:beforeAutospacing="0" w:after="0" w:afterAutospacing="0"/>
        <w:rPr>
          <w:color w:val="FF0000"/>
          <w:lang w:val="en-US"/>
        </w:rPr>
      </w:pPr>
      <w:r w:rsidRPr="00F9658A">
        <w:rPr>
          <w:color w:val="FF0000"/>
          <w:highlight w:val="yellow"/>
          <w:lang w:val="en-US"/>
        </w:rPr>
        <w:t xml:space="preserve"># </w:t>
      </w:r>
      <w:r w:rsidR="00DA1F9E" w:rsidRPr="00F9658A">
        <w:rPr>
          <w:color w:val="FF0000"/>
          <w:highlight w:val="yellow"/>
          <w:lang w:val="en-US"/>
        </w:rPr>
        <w:t>rephras</w:t>
      </w:r>
      <w:r w:rsidRPr="00F9658A">
        <w:rPr>
          <w:color w:val="FF0000"/>
          <w:highlight w:val="yellow"/>
          <w:lang w:val="en-US"/>
        </w:rPr>
        <w:t>ed</w:t>
      </w:r>
      <w:commentRangeEnd w:id="71"/>
      <w:r w:rsidR="00387304">
        <w:rPr>
          <w:rStyle w:val="CommentReference"/>
          <w:rFonts w:asciiTheme="minorHAnsi" w:eastAsiaTheme="minorHAnsi" w:hAnsiTheme="minorHAnsi" w:cstheme="minorBidi"/>
          <w:kern w:val="2"/>
          <w:lang w:eastAsia="en-US"/>
          <w14:ligatures w14:val="standardContextual"/>
        </w:rPr>
        <w:commentReference w:id="71"/>
      </w:r>
    </w:p>
    <w:p w14:paraId="53D3201B" w14:textId="77777777" w:rsidR="00967CCA" w:rsidRPr="00F9658A" w:rsidRDefault="00967CCA" w:rsidP="00967CCA">
      <w:pPr>
        <w:pStyle w:val="NormalWeb"/>
        <w:spacing w:before="0" w:beforeAutospacing="0" w:after="0" w:afterAutospacing="0"/>
        <w:rPr>
          <w:color w:val="FF0000"/>
          <w:lang w:val="en-US"/>
        </w:rPr>
      </w:pPr>
    </w:p>
    <w:p w14:paraId="22588480" w14:textId="5EA27A90" w:rsidR="00967CCA" w:rsidRPr="00F9658A" w:rsidRDefault="00E03F86" w:rsidP="00967CCA">
      <w:pPr>
        <w:pStyle w:val="NormalWeb"/>
        <w:spacing w:before="0" w:beforeAutospacing="0" w:after="0" w:afterAutospacing="0"/>
        <w:rPr>
          <w:lang w:val="en-US"/>
        </w:rPr>
      </w:pPr>
      <w:bookmarkStart w:id="72" w:name="_Hlk208573610"/>
      <w:r w:rsidRPr="00F9658A">
        <w:rPr>
          <w:lang w:val="en-US"/>
        </w:rPr>
        <w:t>L10. It would be interesting to know what conservation measures have been implemented that have halted the decline of this species.</w:t>
      </w:r>
    </w:p>
    <w:bookmarkEnd w:id="72"/>
    <w:p w14:paraId="65C3490B" w14:textId="36955C32" w:rsidR="00967CCA" w:rsidRPr="00F9658A" w:rsidRDefault="00967CCA" w:rsidP="00967CCA">
      <w:pPr>
        <w:pStyle w:val="NormalWeb"/>
        <w:spacing w:before="0" w:beforeAutospacing="0" w:after="0" w:afterAutospacing="0"/>
        <w:rPr>
          <w:color w:val="002060"/>
          <w:lang w:val="en-US"/>
        </w:rPr>
      </w:pPr>
      <w:r w:rsidRPr="00F9658A">
        <w:rPr>
          <w:color w:val="002060"/>
          <w:lang w:val="en-US"/>
        </w:rPr>
        <w:t># added</w:t>
      </w:r>
    </w:p>
    <w:p w14:paraId="01316631" w14:textId="77777777" w:rsidR="00967CCA" w:rsidRPr="00F9658A" w:rsidRDefault="00E03F86" w:rsidP="00967CCA">
      <w:pPr>
        <w:pStyle w:val="NormalWeb"/>
        <w:spacing w:before="0" w:beforeAutospacing="0" w:after="0" w:afterAutospacing="0"/>
        <w:rPr>
          <w:lang w:val="en-US"/>
        </w:rPr>
      </w:pPr>
      <w:r w:rsidRPr="00F9658A">
        <w:rPr>
          <w:lang w:val="en-US"/>
        </w:rPr>
        <w:br/>
        <w:t>Introduction</w:t>
      </w:r>
      <w:r w:rsidRPr="00F9658A">
        <w:rPr>
          <w:lang w:val="en-US"/>
        </w:rPr>
        <w:br/>
      </w:r>
      <w:bookmarkStart w:id="73" w:name="_Hlk208573576"/>
      <w:r w:rsidRPr="00F9658A">
        <w:rPr>
          <w:lang w:val="en-US"/>
        </w:rPr>
        <w:t>L40-41. This sentence needs greater clarity, as this idea is not necessarily true in all cases. There are many resident species with narrow distributions that tend to be much more susceptible.</w:t>
      </w:r>
    </w:p>
    <w:bookmarkEnd w:id="73"/>
    <w:p w14:paraId="7B6289A8" w14:textId="689153F9" w:rsidR="00967CCA" w:rsidRPr="00F9658A" w:rsidRDefault="00967CCA" w:rsidP="00967CCA">
      <w:pPr>
        <w:pStyle w:val="NormalWeb"/>
        <w:spacing w:before="0" w:beforeAutospacing="0" w:after="0" w:afterAutospacing="0"/>
        <w:rPr>
          <w:color w:val="002060"/>
          <w:lang w:val="en-US"/>
        </w:rPr>
      </w:pPr>
      <w:r w:rsidRPr="00F9658A">
        <w:rPr>
          <w:color w:val="002060"/>
          <w:lang w:val="en-US"/>
        </w:rPr>
        <w:t># rephrased</w:t>
      </w:r>
    </w:p>
    <w:p w14:paraId="6B2740D6" w14:textId="77777777" w:rsidR="00967CCA" w:rsidRPr="00F9658A" w:rsidRDefault="00E03F86" w:rsidP="00967CCA">
      <w:pPr>
        <w:pStyle w:val="NormalWeb"/>
        <w:spacing w:before="0" w:beforeAutospacing="0" w:after="0" w:afterAutospacing="0"/>
        <w:rPr>
          <w:lang w:val="en-US"/>
        </w:rPr>
      </w:pPr>
      <w:r w:rsidRPr="00F9658A">
        <w:rPr>
          <w:lang w:val="en-US"/>
        </w:rPr>
        <w:br/>
      </w:r>
      <w:bookmarkStart w:id="74" w:name="_Hlk208573558"/>
      <w:r w:rsidRPr="00F9658A">
        <w:rPr>
          <w:lang w:val="en-US"/>
        </w:rPr>
        <w:t>L43-46. This sentence needs to be rephrased and made more specific.</w:t>
      </w:r>
    </w:p>
    <w:bookmarkEnd w:id="74"/>
    <w:p w14:paraId="41393369" w14:textId="77777777" w:rsidR="00967CCA" w:rsidRPr="00E51393" w:rsidRDefault="00967CCA" w:rsidP="00967CCA">
      <w:pPr>
        <w:pStyle w:val="NormalWeb"/>
        <w:spacing w:before="0" w:beforeAutospacing="0" w:after="0" w:afterAutospacing="0"/>
        <w:rPr>
          <w:color w:val="002060"/>
          <w:lang w:val="en-US"/>
        </w:rPr>
      </w:pPr>
      <w:r w:rsidRPr="00E51393">
        <w:rPr>
          <w:color w:val="002060"/>
          <w:lang w:val="en-US"/>
        </w:rPr>
        <w:t># rephrased</w:t>
      </w:r>
    </w:p>
    <w:p w14:paraId="0669CB33" w14:textId="77777777" w:rsidR="00967CCA" w:rsidRPr="00F9658A" w:rsidRDefault="00E03F86" w:rsidP="00967CCA">
      <w:pPr>
        <w:pStyle w:val="NormalWeb"/>
        <w:spacing w:before="0" w:beforeAutospacing="0" w:after="0" w:afterAutospacing="0"/>
        <w:rPr>
          <w:lang w:val="en-US"/>
        </w:rPr>
      </w:pPr>
      <w:r w:rsidRPr="00F9658A">
        <w:rPr>
          <w:lang w:val="en-US"/>
        </w:rPr>
        <w:br/>
      </w:r>
      <w:bookmarkStart w:id="75" w:name="_Hlk208573533"/>
      <w:r w:rsidRPr="00F9658A">
        <w:rPr>
          <w:lang w:val="en-US"/>
        </w:rPr>
        <w:t>L49-40. The sentence "Carryover effects..." is unclear in its relationship to the idea in the previous sentence. Make sure to make a better connection.</w:t>
      </w:r>
    </w:p>
    <w:bookmarkEnd w:id="75"/>
    <w:p w14:paraId="4A760EF9" w14:textId="3DA19383" w:rsidR="00967CCA" w:rsidRPr="00F9658A" w:rsidRDefault="00967CCA" w:rsidP="00967CCA">
      <w:pPr>
        <w:pStyle w:val="NormalWeb"/>
        <w:spacing w:before="0" w:beforeAutospacing="0" w:after="0" w:afterAutospacing="0"/>
        <w:rPr>
          <w:color w:val="002060"/>
          <w:lang w:val="en-US"/>
        </w:rPr>
      </w:pPr>
      <w:r w:rsidRPr="00F9658A">
        <w:rPr>
          <w:color w:val="002060"/>
          <w:lang w:val="en-US"/>
        </w:rPr>
        <w:t xml:space="preserve"># </w:t>
      </w:r>
      <w:del w:id="76" w:author="Steffen Oppel" w:date="2025-10-06T11:23:00Z" w16du:dateUtc="2025-10-06T09:23:00Z">
        <w:r w:rsidRPr="00F9658A" w:rsidDel="005F17D1">
          <w:rPr>
            <w:color w:val="002060"/>
            <w:lang w:val="en-US"/>
          </w:rPr>
          <w:delText>rephrased</w:delText>
        </w:r>
      </w:del>
      <w:ins w:id="77" w:author="Steffen Oppel" w:date="2025-10-06T11:23:00Z" w16du:dateUtc="2025-10-06T09:23:00Z">
        <w:r w:rsidR="005F17D1">
          <w:rPr>
            <w:color w:val="002060"/>
            <w:lang w:val="en-US"/>
          </w:rPr>
          <w:t>we removed this sentence as the concept of carry-over effects is too tangential for our manuscript</w:t>
        </w:r>
      </w:ins>
    </w:p>
    <w:p w14:paraId="10EEA1D7" w14:textId="77777777" w:rsidR="00967CCA" w:rsidRPr="00F9658A" w:rsidRDefault="00E03F86" w:rsidP="00967CCA">
      <w:pPr>
        <w:pStyle w:val="NormalWeb"/>
        <w:spacing w:before="0" w:beforeAutospacing="0" w:after="0" w:afterAutospacing="0"/>
        <w:rPr>
          <w:lang w:val="en-US"/>
        </w:rPr>
      </w:pPr>
      <w:r w:rsidRPr="00F9658A">
        <w:rPr>
          <w:lang w:val="en-US"/>
        </w:rPr>
        <w:br/>
      </w:r>
      <w:bookmarkStart w:id="78" w:name="_Hlk208573512"/>
      <w:r w:rsidRPr="00F9658A">
        <w:rPr>
          <w:lang w:val="en-US"/>
        </w:rPr>
        <w:t>L52-53. This sentence should modify: "To date, there has been no reinforcement approach for a long-distance migratory passerine."</w:t>
      </w:r>
      <w:bookmarkEnd w:id="78"/>
    </w:p>
    <w:p w14:paraId="7E8C012D" w14:textId="2F2A634C" w:rsidR="00967CCA" w:rsidRPr="00F9658A" w:rsidRDefault="00967CCA" w:rsidP="00967CCA">
      <w:pPr>
        <w:pStyle w:val="NormalWeb"/>
        <w:spacing w:before="0" w:beforeAutospacing="0" w:after="0" w:afterAutospacing="0"/>
        <w:rPr>
          <w:color w:val="002060"/>
          <w:lang w:val="en-US"/>
        </w:rPr>
      </w:pPr>
      <w:r w:rsidRPr="00F9658A">
        <w:rPr>
          <w:color w:val="002060"/>
          <w:lang w:val="en-US"/>
        </w:rPr>
        <w:t># changed</w:t>
      </w:r>
      <w:ins w:id="79" w:author="Steffen Oppel" w:date="2025-10-06T11:28:00Z" w16du:dateUtc="2025-10-06T09:28:00Z">
        <w:r w:rsidR="00075A14">
          <w:rPr>
            <w:color w:val="002060"/>
            <w:lang w:val="en-US"/>
          </w:rPr>
          <w:t xml:space="preserve"> as suggested</w:t>
        </w:r>
      </w:ins>
    </w:p>
    <w:p w14:paraId="3AD82197" w14:textId="77777777" w:rsidR="00967CCA" w:rsidRPr="00F9658A" w:rsidRDefault="00E03F86" w:rsidP="00967CCA">
      <w:pPr>
        <w:pStyle w:val="NormalWeb"/>
        <w:spacing w:before="0" w:beforeAutospacing="0" w:after="0" w:afterAutospacing="0"/>
        <w:rPr>
          <w:lang w:val="en-US"/>
        </w:rPr>
      </w:pPr>
      <w:r w:rsidRPr="00F9658A">
        <w:rPr>
          <w:lang w:val="en-US"/>
        </w:rPr>
        <w:br/>
      </w:r>
      <w:bookmarkStart w:id="80" w:name="_Hlk208573477"/>
      <w:r w:rsidRPr="00F9658A">
        <w:rPr>
          <w:lang w:val="en-US"/>
        </w:rPr>
        <w:t>L91-92. Here, authors should briefly indicate what conservation measures were taken. In addition, they will need to indicate the location of the core breeding sites, as well as the peripheral ones, both in the text and on the study map. More detail could be provided as supplementary information.</w:t>
      </w:r>
    </w:p>
    <w:bookmarkEnd w:id="80"/>
    <w:p w14:paraId="4DF2A9DD" w14:textId="788518AE" w:rsidR="00967CCA" w:rsidRPr="00F9658A" w:rsidRDefault="00967CCA" w:rsidP="00967CCA">
      <w:pPr>
        <w:pStyle w:val="NormalWeb"/>
        <w:spacing w:before="0" w:beforeAutospacing="0" w:after="0" w:afterAutospacing="0"/>
        <w:rPr>
          <w:color w:val="002060"/>
          <w:lang w:val="en-US"/>
        </w:rPr>
      </w:pPr>
      <w:r w:rsidRPr="00F9658A">
        <w:rPr>
          <w:color w:val="002060"/>
          <w:lang w:val="en-US"/>
        </w:rPr>
        <w:t xml:space="preserve"># </w:t>
      </w:r>
      <w:r w:rsidR="00E860F7" w:rsidRPr="00F9658A">
        <w:rPr>
          <w:color w:val="002060"/>
          <w:lang w:val="en-US"/>
        </w:rPr>
        <w:t>rephrased and added</w:t>
      </w:r>
      <w:r w:rsidR="000B7963" w:rsidRPr="00F9658A">
        <w:rPr>
          <w:color w:val="002060"/>
          <w:lang w:val="en-US"/>
        </w:rPr>
        <w:t xml:space="preserve"> conservation measures and</w:t>
      </w:r>
      <w:r w:rsidR="00A07CC7" w:rsidRPr="00F9658A">
        <w:rPr>
          <w:color w:val="002060"/>
          <w:lang w:val="en-US"/>
        </w:rPr>
        <w:t xml:space="preserve"> </w:t>
      </w:r>
      <w:r w:rsidR="00E860F7" w:rsidRPr="00F9658A">
        <w:rPr>
          <w:color w:val="002060"/>
          <w:lang w:val="en-US"/>
        </w:rPr>
        <w:t xml:space="preserve">also </w:t>
      </w:r>
      <w:r w:rsidR="00A07CC7" w:rsidRPr="00F9658A">
        <w:rPr>
          <w:color w:val="002060"/>
          <w:lang w:val="en-US"/>
        </w:rPr>
        <w:t>added</w:t>
      </w:r>
      <w:r w:rsidR="000B7963" w:rsidRPr="00F9658A">
        <w:rPr>
          <w:color w:val="002060"/>
          <w:lang w:val="en-US"/>
        </w:rPr>
        <w:t xml:space="preserve"> location</w:t>
      </w:r>
      <w:r w:rsidR="00A07CC7" w:rsidRPr="00F9658A">
        <w:rPr>
          <w:color w:val="002060"/>
          <w:lang w:val="en-US"/>
        </w:rPr>
        <w:t>s</w:t>
      </w:r>
      <w:r w:rsidR="000B7963" w:rsidRPr="00F9658A">
        <w:rPr>
          <w:color w:val="002060"/>
          <w:lang w:val="en-US"/>
        </w:rPr>
        <w:t xml:space="preserve"> of </w:t>
      </w:r>
      <w:r w:rsidR="00A07CC7" w:rsidRPr="00F9658A">
        <w:rPr>
          <w:color w:val="002060"/>
          <w:lang w:val="en-US"/>
        </w:rPr>
        <w:t xml:space="preserve">core and peripheral </w:t>
      </w:r>
      <w:r w:rsidR="000B7963" w:rsidRPr="00F9658A">
        <w:rPr>
          <w:color w:val="002060"/>
          <w:lang w:val="en-US"/>
        </w:rPr>
        <w:t>breeding sites to</w:t>
      </w:r>
      <w:r w:rsidR="00A07CC7" w:rsidRPr="00F9658A">
        <w:rPr>
          <w:color w:val="002060"/>
          <w:lang w:val="en-US"/>
        </w:rPr>
        <w:t xml:space="preserve"> </w:t>
      </w:r>
      <w:r w:rsidR="00E860F7" w:rsidRPr="00F9658A">
        <w:rPr>
          <w:color w:val="002060"/>
          <w:lang w:val="en-US"/>
        </w:rPr>
        <w:t>the</w:t>
      </w:r>
      <w:r w:rsidR="000B7963" w:rsidRPr="00F9658A">
        <w:rPr>
          <w:color w:val="002060"/>
          <w:lang w:val="en-US"/>
        </w:rPr>
        <w:t xml:space="preserve"> map</w:t>
      </w:r>
      <w:r w:rsidR="00A07CC7" w:rsidRPr="00F9658A">
        <w:rPr>
          <w:color w:val="002060"/>
          <w:lang w:val="en-US"/>
        </w:rPr>
        <w:t xml:space="preserve"> (Fig. 1).</w:t>
      </w:r>
    </w:p>
    <w:p w14:paraId="1AE5BF7D" w14:textId="77777777" w:rsidR="00967CCA" w:rsidRPr="00F9658A" w:rsidRDefault="00E03F86" w:rsidP="00967CCA">
      <w:pPr>
        <w:pStyle w:val="NormalWeb"/>
        <w:spacing w:before="0" w:beforeAutospacing="0" w:after="0" w:afterAutospacing="0"/>
        <w:rPr>
          <w:lang w:val="en-US"/>
        </w:rPr>
      </w:pPr>
      <w:r w:rsidRPr="00F9658A">
        <w:rPr>
          <w:lang w:val="en-US"/>
        </w:rPr>
        <w:br/>
      </w:r>
      <w:bookmarkStart w:id="81" w:name="_Hlk208573449"/>
      <w:r w:rsidRPr="00F9658A">
        <w:rPr>
          <w:lang w:val="en-US"/>
        </w:rPr>
        <w:t>L98-99. But will translocation alone be sufficient? How can this solve the problem facing the species? What other measures are being implemented or are planned?</w:t>
      </w:r>
    </w:p>
    <w:bookmarkEnd w:id="81"/>
    <w:p w14:paraId="716B51A8" w14:textId="62CF03D7" w:rsidR="00967CCA" w:rsidRPr="00F9658A" w:rsidRDefault="00967CCA" w:rsidP="00967CCA">
      <w:pPr>
        <w:pStyle w:val="NormalWeb"/>
        <w:spacing w:before="0" w:beforeAutospacing="0" w:after="0" w:afterAutospacing="0"/>
        <w:rPr>
          <w:color w:val="002060"/>
          <w:lang w:val="en-US"/>
        </w:rPr>
      </w:pPr>
      <w:r w:rsidRPr="00F9658A">
        <w:rPr>
          <w:color w:val="002060"/>
          <w:lang w:val="en-US"/>
        </w:rPr>
        <w:t xml:space="preserve"># </w:t>
      </w:r>
      <w:del w:id="82" w:author="Steffen Oppel" w:date="2025-10-06T11:38:00Z" w16du:dateUtc="2025-10-06T09:38:00Z">
        <w:r w:rsidRPr="00F9658A" w:rsidDel="00A56972">
          <w:rPr>
            <w:color w:val="002060"/>
            <w:lang w:val="en-US"/>
          </w:rPr>
          <w:delText>added</w:delText>
        </w:r>
      </w:del>
      <w:ins w:id="83" w:author="Steffen Oppel" w:date="2025-10-06T11:38:00Z" w16du:dateUtc="2025-10-06T09:38:00Z">
        <w:r w:rsidR="00A56972">
          <w:rPr>
            <w:color w:val="002060"/>
            <w:lang w:val="en-US"/>
          </w:rPr>
          <w:t>we clarified that this is the critical question that our manuscript addresses</w:t>
        </w:r>
        <w:r w:rsidR="00D54C81">
          <w:rPr>
            <w:color w:val="002060"/>
            <w:lang w:val="en-US"/>
          </w:rPr>
          <w:t>; we also added other measures that are</w:t>
        </w:r>
      </w:ins>
      <w:ins w:id="84" w:author="Steffen Oppel" w:date="2025-10-06T11:39:00Z" w16du:dateUtc="2025-10-06T09:39:00Z">
        <w:r w:rsidR="00D54C81">
          <w:rPr>
            <w:color w:val="002060"/>
            <w:lang w:val="en-US"/>
          </w:rPr>
          <w:t xml:space="preserve"> being taken.</w:t>
        </w:r>
      </w:ins>
    </w:p>
    <w:p w14:paraId="61393642" w14:textId="77777777" w:rsidR="00967CCA" w:rsidRPr="00F9658A" w:rsidRDefault="00E03F86" w:rsidP="00967CCA">
      <w:pPr>
        <w:pStyle w:val="NormalWeb"/>
        <w:spacing w:before="0" w:beforeAutospacing="0" w:after="0" w:afterAutospacing="0"/>
        <w:rPr>
          <w:lang w:val="en-US"/>
        </w:rPr>
      </w:pPr>
      <w:r w:rsidRPr="00F9658A">
        <w:rPr>
          <w:lang w:val="en-US"/>
        </w:rPr>
        <w:br/>
      </w:r>
      <w:bookmarkStart w:id="85" w:name="_Hlk208573425"/>
      <w:r w:rsidRPr="00F9658A">
        <w:rPr>
          <w:lang w:val="en-US"/>
        </w:rPr>
        <w:t>L103. But what were these management scenarios?</w:t>
      </w:r>
    </w:p>
    <w:bookmarkEnd w:id="85"/>
    <w:p w14:paraId="3D289A16" w14:textId="0CA082F7" w:rsidR="00967CCA" w:rsidRPr="00F9658A" w:rsidRDefault="00967CCA" w:rsidP="00967CCA">
      <w:pPr>
        <w:pStyle w:val="NormalWeb"/>
        <w:spacing w:before="0" w:beforeAutospacing="0" w:after="0" w:afterAutospacing="0"/>
        <w:rPr>
          <w:color w:val="002060"/>
          <w:lang w:val="en-US"/>
        </w:rPr>
      </w:pPr>
      <w:r w:rsidRPr="00F9658A">
        <w:rPr>
          <w:color w:val="002060"/>
          <w:lang w:val="en-US"/>
        </w:rPr>
        <w:t>#</w:t>
      </w:r>
      <w:r w:rsidR="00B228D9" w:rsidRPr="00F9658A">
        <w:rPr>
          <w:color w:val="002060"/>
          <w:lang w:val="en-US"/>
        </w:rPr>
        <w:t xml:space="preserve"> </w:t>
      </w:r>
      <w:del w:id="86" w:author="Steffen Oppel" w:date="2025-10-06T11:43:00Z" w16du:dateUtc="2025-10-06T09:43:00Z">
        <w:r w:rsidR="00B228D9" w:rsidRPr="00F9658A" w:rsidDel="007447E3">
          <w:rPr>
            <w:color w:val="002060"/>
            <w:lang w:val="en-US"/>
          </w:rPr>
          <w:delText>rephrased</w:delText>
        </w:r>
      </w:del>
      <w:ins w:id="87" w:author="Steffen Oppel" w:date="2025-10-06T11:43:00Z" w16du:dateUtc="2025-10-06T09:43:00Z">
        <w:r w:rsidR="007447E3">
          <w:rPr>
            <w:color w:val="002060"/>
            <w:lang w:val="en-US"/>
          </w:rPr>
          <w:t xml:space="preserve">we briefly clarified the </w:t>
        </w:r>
        <w:r w:rsidR="0001383A">
          <w:rPr>
            <w:color w:val="002060"/>
            <w:lang w:val="en-US"/>
          </w:rPr>
          <w:t xml:space="preserve">scenarios here, but the closing paragraph of the Introduction </w:t>
        </w:r>
      </w:ins>
      <w:ins w:id="88" w:author="Steffen Oppel" w:date="2025-10-06T11:44:00Z" w16du:dateUtc="2025-10-06T09:44:00Z">
        <w:r w:rsidR="006F0CA4">
          <w:rPr>
            <w:color w:val="002060"/>
            <w:lang w:val="en-US"/>
          </w:rPr>
          <w:t>only provides a high-level overview and the detailed description of the scenarios is provided in the Methods.</w:t>
        </w:r>
      </w:ins>
    </w:p>
    <w:p w14:paraId="33624344" w14:textId="77777777" w:rsidR="00967CCA" w:rsidRPr="00F9658A" w:rsidRDefault="00E03F86" w:rsidP="00967CCA">
      <w:pPr>
        <w:pStyle w:val="NormalWeb"/>
        <w:spacing w:before="0" w:beforeAutospacing="0" w:after="0" w:afterAutospacing="0"/>
        <w:rPr>
          <w:lang w:val="en-US"/>
        </w:rPr>
      </w:pPr>
      <w:r w:rsidRPr="00F9658A">
        <w:rPr>
          <w:lang w:val="en-US"/>
        </w:rPr>
        <w:br/>
      </w:r>
      <w:bookmarkStart w:id="89" w:name="_Hlk208573400"/>
      <w:r w:rsidRPr="00F9658A">
        <w:rPr>
          <w:lang w:val="en-US"/>
        </w:rPr>
        <w:t>L103-105. How were these conservation and restoration measures incorporated into the estimated parameters? More detail is needed here.</w:t>
      </w:r>
    </w:p>
    <w:p w14:paraId="59AC01CD" w14:textId="56BA49C9" w:rsidR="00967CCA" w:rsidRPr="00F9658A" w:rsidRDefault="00967CCA" w:rsidP="00967CCA">
      <w:pPr>
        <w:pStyle w:val="NormalWeb"/>
        <w:spacing w:before="0" w:beforeAutospacing="0" w:after="0" w:afterAutospacing="0"/>
        <w:rPr>
          <w:color w:val="002060"/>
          <w:lang w:val="en-US"/>
        </w:rPr>
      </w:pPr>
      <w:r w:rsidRPr="00F9658A">
        <w:rPr>
          <w:color w:val="002060"/>
          <w:lang w:val="en-US"/>
        </w:rPr>
        <w:lastRenderedPageBreak/>
        <w:t xml:space="preserve"># </w:t>
      </w:r>
      <w:ins w:id="90" w:author="Steffen Oppel" w:date="2025-10-06T11:47:00Z" w16du:dateUtc="2025-10-06T09:47:00Z">
        <w:r w:rsidR="00E271BC">
          <w:rPr>
            <w:color w:val="002060"/>
            <w:lang w:val="en-US"/>
          </w:rPr>
          <w:t xml:space="preserve">we </w:t>
        </w:r>
      </w:ins>
      <w:r w:rsidR="00B228D9" w:rsidRPr="00F9658A">
        <w:rPr>
          <w:color w:val="002060"/>
          <w:lang w:val="en-US"/>
        </w:rPr>
        <w:t>rephrased</w:t>
      </w:r>
      <w:ins w:id="91" w:author="Steffen Oppel" w:date="2025-10-06T11:47:00Z" w16du:dateUtc="2025-10-06T09:47:00Z">
        <w:r w:rsidR="00E271BC">
          <w:rPr>
            <w:color w:val="002060"/>
            <w:lang w:val="en-US"/>
          </w:rPr>
          <w:t xml:space="preserve"> this section to make it more appropriate for the Introduction</w:t>
        </w:r>
      </w:ins>
      <w:r w:rsidR="00B228D9" w:rsidRPr="00F9658A">
        <w:rPr>
          <w:color w:val="002060"/>
          <w:lang w:val="en-US"/>
        </w:rPr>
        <w:t xml:space="preserve">, </w:t>
      </w:r>
      <w:ins w:id="92" w:author="Steffen Oppel" w:date="2025-10-06T11:47:00Z" w16du:dateUtc="2025-10-06T09:47:00Z">
        <w:r w:rsidR="009234C7">
          <w:rPr>
            <w:color w:val="002060"/>
            <w:lang w:val="en-US"/>
          </w:rPr>
          <w:t xml:space="preserve">and </w:t>
        </w:r>
      </w:ins>
      <w:ins w:id="93" w:author="Steffen Oppel" w:date="2025-10-06T11:48:00Z" w16du:dateUtc="2025-10-06T09:48:00Z">
        <w:r w:rsidR="009234C7">
          <w:rPr>
            <w:color w:val="002060"/>
            <w:lang w:val="en-US"/>
          </w:rPr>
          <w:t xml:space="preserve">provide details on </w:t>
        </w:r>
      </w:ins>
      <w:r w:rsidR="00B228D9" w:rsidRPr="00F9658A">
        <w:rPr>
          <w:color w:val="002060"/>
          <w:lang w:val="en-US"/>
        </w:rPr>
        <w:t xml:space="preserve">the scenarios </w:t>
      </w:r>
      <w:ins w:id="94" w:author="Steffen Oppel" w:date="2025-10-06T11:48:00Z" w16du:dateUtc="2025-10-06T09:48:00Z">
        <w:r w:rsidR="009234C7">
          <w:rPr>
            <w:color w:val="002060"/>
            <w:lang w:val="en-US"/>
          </w:rPr>
          <w:t xml:space="preserve">and the </w:t>
        </w:r>
        <w:r w:rsidR="008E00BC">
          <w:rPr>
            <w:color w:val="002060"/>
            <w:lang w:val="en-US"/>
          </w:rPr>
          <w:t xml:space="preserve">incorporation into the models </w:t>
        </w:r>
      </w:ins>
      <w:del w:id="95" w:author="Steffen Oppel" w:date="2025-10-06T11:48:00Z" w16du:dateUtc="2025-10-06T09:48:00Z">
        <w:r w:rsidR="00B228D9" w:rsidRPr="00F9658A" w:rsidDel="008E00BC">
          <w:rPr>
            <w:color w:val="002060"/>
            <w:lang w:val="en-US"/>
          </w:rPr>
          <w:delText>are</w:delText>
        </w:r>
        <w:r w:rsidR="00A07CC7" w:rsidRPr="00F9658A" w:rsidDel="008E00BC">
          <w:rPr>
            <w:color w:val="002060"/>
            <w:lang w:val="en-US"/>
          </w:rPr>
          <w:delText xml:space="preserve"> explained in detail </w:delText>
        </w:r>
      </w:del>
      <w:r w:rsidR="00A07CC7" w:rsidRPr="00F9658A">
        <w:rPr>
          <w:color w:val="002060"/>
          <w:lang w:val="en-US"/>
        </w:rPr>
        <w:t>in the method section</w:t>
      </w:r>
    </w:p>
    <w:bookmarkEnd w:id="89"/>
    <w:p w14:paraId="3CB6F8E5" w14:textId="77777777" w:rsidR="00967CCA" w:rsidRPr="00F9658A" w:rsidRDefault="00E03F86" w:rsidP="00967CCA">
      <w:pPr>
        <w:pStyle w:val="NormalWeb"/>
        <w:spacing w:before="0" w:beforeAutospacing="0" w:after="0" w:afterAutospacing="0"/>
        <w:rPr>
          <w:lang w:val="en-US"/>
        </w:rPr>
      </w:pPr>
      <w:r w:rsidRPr="00F9658A">
        <w:rPr>
          <w:lang w:val="en-US"/>
        </w:rPr>
        <w:br/>
        <w:t>Methods</w:t>
      </w:r>
      <w:r w:rsidRPr="00F9658A">
        <w:rPr>
          <w:lang w:val="en-US"/>
        </w:rPr>
        <w:br/>
      </w:r>
      <w:bookmarkStart w:id="96" w:name="_Hlk208573350"/>
      <w:r w:rsidRPr="00F9658A">
        <w:rPr>
          <w:lang w:val="en-US"/>
        </w:rPr>
        <w:t>L129. In Fig. 1, the potential source site is unclear. I don't know if it is the one located in Bialystok. Clarify</w:t>
      </w:r>
      <w:bookmarkEnd w:id="96"/>
    </w:p>
    <w:p w14:paraId="1798E843" w14:textId="423CB344" w:rsidR="00967CCA" w:rsidRPr="00F9658A" w:rsidRDefault="00967CCA" w:rsidP="00967CCA">
      <w:pPr>
        <w:pStyle w:val="NormalWeb"/>
        <w:spacing w:before="0" w:beforeAutospacing="0" w:after="0" w:afterAutospacing="0"/>
        <w:rPr>
          <w:color w:val="002060"/>
          <w:lang w:val="en-US"/>
        </w:rPr>
      </w:pPr>
      <w:r w:rsidRPr="00F9658A">
        <w:rPr>
          <w:color w:val="002060"/>
          <w:lang w:val="en-US"/>
        </w:rPr>
        <w:t xml:space="preserve"># </w:t>
      </w:r>
      <w:del w:id="97" w:author="Steffen Oppel" w:date="2025-10-06T11:48:00Z" w16du:dateUtc="2025-10-06T09:48:00Z">
        <w:r w:rsidRPr="00F9658A" w:rsidDel="000E29AD">
          <w:rPr>
            <w:color w:val="002060"/>
            <w:lang w:val="en-US"/>
          </w:rPr>
          <w:delText>c</w:delText>
        </w:r>
        <w:r w:rsidR="00A07CC7" w:rsidRPr="00F9658A" w:rsidDel="000E29AD">
          <w:rPr>
            <w:color w:val="002060"/>
            <w:lang w:val="en-US"/>
          </w:rPr>
          <w:delText>larifi</w:delText>
        </w:r>
        <w:r w:rsidRPr="00F9658A" w:rsidDel="000E29AD">
          <w:rPr>
            <w:color w:val="002060"/>
            <w:lang w:val="en-US"/>
          </w:rPr>
          <w:delText>ed</w:delText>
        </w:r>
      </w:del>
      <w:ins w:id="98" w:author="Steffen Oppel" w:date="2025-10-06T11:48:00Z" w16du:dateUtc="2025-10-06T09:48:00Z">
        <w:r w:rsidR="000E29AD">
          <w:rPr>
            <w:color w:val="002060"/>
            <w:lang w:val="en-US"/>
          </w:rPr>
          <w:t xml:space="preserve">we added the </w:t>
        </w:r>
      </w:ins>
      <w:ins w:id="99" w:author="Steffen Oppel" w:date="2025-10-06T11:49:00Z" w16du:dateUtc="2025-10-06T09:49:00Z">
        <w:r w:rsidR="000E29AD">
          <w:rPr>
            <w:color w:val="002060"/>
            <w:lang w:val="en-US"/>
          </w:rPr>
          <w:t>source and release sites to the map in Fig. 1</w:t>
        </w:r>
      </w:ins>
    </w:p>
    <w:p w14:paraId="44871940" w14:textId="77777777" w:rsidR="00967CCA" w:rsidRPr="00F9658A" w:rsidRDefault="00E03F86" w:rsidP="00967CCA">
      <w:pPr>
        <w:pStyle w:val="NormalWeb"/>
        <w:spacing w:before="0" w:beforeAutospacing="0" w:after="0" w:afterAutospacing="0"/>
        <w:rPr>
          <w:lang w:val="en-US"/>
        </w:rPr>
      </w:pPr>
      <w:r w:rsidRPr="00F9658A">
        <w:rPr>
          <w:lang w:val="en-US"/>
        </w:rPr>
        <w:br/>
        <w:t xml:space="preserve">L141-144. </w:t>
      </w:r>
      <w:bookmarkStart w:id="100" w:name="_Hlk208573329"/>
      <w:r w:rsidRPr="00F9658A">
        <w:rPr>
          <w:lang w:val="en-US"/>
        </w:rPr>
        <w:t>How many individuals are known to have been translocated, and what is the follow-up after the translocation? How large and stable is the source population? Some ideas could be included in this regard.</w:t>
      </w:r>
    </w:p>
    <w:bookmarkEnd w:id="100"/>
    <w:p w14:paraId="04D2BEA4" w14:textId="38FFAB51" w:rsidR="00967CCA" w:rsidRPr="00D23A31" w:rsidRDefault="00967CCA" w:rsidP="00967CCA">
      <w:pPr>
        <w:pStyle w:val="NormalWeb"/>
        <w:spacing w:before="0" w:beforeAutospacing="0" w:after="0" w:afterAutospacing="0"/>
        <w:rPr>
          <w:color w:val="002060"/>
          <w:lang w:val="en-US"/>
        </w:rPr>
      </w:pPr>
      <w:r w:rsidRPr="00D23A31">
        <w:rPr>
          <w:color w:val="002060"/>
          <w:lang w:val="en-US"/>
        </w:rPr>
        <w:t xml:space="preserve"># </w:t>
      </w:r>
      <w:ins w:id="101" w:author="Steffen Oppel" w:date="2025-10-06T11:52:00Z" w16du:dateUtc="2025-10-06T09:52:00Z">
        <w:r w:rsidR="00845F3F">
          <w:rPr>
            <w:color w:val="002060"/>
            <w:lang w:val="en-US"/>
          </w:rPr>
          <w:t xml:space="preserve">we </w:t>
        </w:r>
      </w:ins>
      <w:r w:rsidRPr="00D23A31">
        <w:rPr>
          <w:color w:val="002060"/>
          <w:lang w:val="en-US"/>
        </w:rPr>
        <w:t>added</w:t>
      </w:r>
      <w:ins w:id="102" w:author="Steffen Oppel" w:date="2025-10-06T11:52:00Z" w16du:dateUtc="2025-10-06T09:52:00Z">
        <w:r w:rsidR="00845F3F">
          <w:rPr>
            <w:color w:val="002060"/>
            <w:lang w:val="en-US"/>
          </w:rPr>
          <w:t xml:space="preserve"> the number of translocated individuals, </w:t>
        </w:r>
      </w:ins>
      <w:ins w:id="103" w:author="Steffen Oppel" w:date="2025-10-06T11:53:00Z" w16du:dateUtc="2025-10-06T09:53:00Z">
        <w:r w:rsidR="00CD3CFF">
          <w:rPr>
            <w:color w:val="002060"/>
            <w:lang w:val="en-US"/>
          </w:rPr>
          <w:t>but for the purpose of our manuscript the size and status of the source population (&gt;</w:t>
        </w:r>
        <w:r w:rsidR="00863284">
          <w:rPr>
            <w:color w:val="002060"/>
            <w:lang w:val="en-US"/>
          </w:rPr>
          <w:t>5000 birds, stable) is not critical enough to warrant inclu</w:t>
        </w:r>
      </w:ins>
      <w:ins w:id="104" w:author="Steffen Oppel" w:date="2025-10-06T11:54:00Z" w16du:dateUtc="2025-10-06T09:54:00Z">
        <w:r w:rsidR="00863284">
          <w:rPr>
            <w:color w:val="002060"/>
            <w:lang w:val="en-US"/>
          </w:rPr>
          <w:t>sion in a shortened Method description</w:t>
        </w:r>
      </w:ins>
      <w:ins w:id="105" w:author="Steffen Oppel" w:date="2025-10-07T08:59:00Z" w16du:dateUtc="2025-10-07T06:59:00Z">
        <w:r w:rsidR="00CF5DBE">
          <w:rPr>
            <w:color w:val="002060"/>
            <w:lang w:val="en-US"/>
          </w:rPr>
          <w:t xml:space="preserve">. </w:t>
        </w:r>
        <w:r w:rsidR="00E60B61">
          <w:rPr>
            <w:color w:val="002060"/>
            <w:lang w:val="en-US"/>
          </w:rPr>
          <w:t>We refer to a more detailed study in L. 384-386</w:t>
        </w:r>
      </w:ins>
      <w:ins w:id="106" w:author="Steffen Oppel" w:date="2025-10-07T09:00:00Z" w16du:dateUtc="2025-10-07T07:00:00Z">
        <w:r w:rsidR="00E60B61">
          <w:rPr>
            <w:color w:val="002060"/>
            <w:lang w:val="en-US"/>
          </w:rPr>
          <w:t xml:space="preserve"> </w:t>
        </w:r>
        <w:r w:rsidR="00F47060">
          <w:rPr>
            <w:color w:val="002060"/>
            <w:lang w:val="en-US"/>
          </w:rPr>
          <w:t>in which</w:t>
        </w:r>
        <w:r w:rsidR="00E60B61">
          <w:rPr>
            <w:color w:val="002060"/>
            <w:lang w:val="en-US"/>
          </w:rPr>
          <w:t xml:space="preserve"> the consequences for the source population are discussed</w:t>
        </w:r>
        <w:r w:rsidR="002742A4">
          <w:rPr>
            <w:color w:val="002060"/>
            <w:lang w:val="en-US"/>
          </w:rPr>
          <w:t>.</w:t>
        </w:r>
      </w:ins>
      <w:del w:id="107" w:author="Steffen Oppel" w:date="2025-10-06T11:54:00Z" w16du:dateUtc="2025-10-06T09:54:00Z">
        <w:r w:rsidR="008A1076" w:rsidRPr="00D23A31" w:rsidDel="00863284">
          <w:rPr>
            <w:color w:val="002060"/>
            <w:lang w:val="en-US"/>
          </w:rPr>
          <w:delText xml:space="preserve">, further </w:delText>
        </w:r>
        <w:r w:rsidR="00D23A31" w:rsidDel="00863284">
          <w:rPr>
            <w:color w:val="002060"/>
            <w:lang w:val="en-US"/>
          </w:rPr>
          <w:delText>details about</w:delText>
        </w:r>
        <w:r w:rsidR="008A1076" w:rsidRPr="00D23A31" w:rsidDel="00863284">
          <w:rPr>
            <w:color w:val="002060"/>
            <w:lang w:val="en-US"/>
          </w:rPr>
          <w:delText xml:space="preserve"> </w:delText>
        </w:r>
        <w:r w:rsidR="00B96E31" w:rsidRPr="00D23A31" w:rsidDel="00863284">
          <w:rPr>
            <w:color w:val="002060"/>
            <w:lang w:val="en-US"/>
          </w:rPr>
          <w:delText xml:space="preserve">the </w:delText>
        </w:r>
        <w:r w:rsidR="008A1076" w:rsidRPr="00D23A31" w:rsidDel="00863284">
          <w:rPr>
            <w:color w:val="002060"/>
            <w:lang w:val="en-US"/>
          </w:rPr>
          <w:delText>return rates are mentioned in the paragraph about survival in the discussion</w:delText>
        </w:r>
      </w:del>
    </w:p>
    <w:p w14:paraId="79D56E67" w14:textId="77777777" w:rsidR="00967CCA" w:rsidRPr="00F9658A" w:rsidRDefault="00E03F86" w:rsidP="00967CCA">
      <w:pPr>
        <w:pStyle w:val="NormalWeb"/>
        <w:spacing w:before="0" w:beforeAutospacing="0" w:after="0" w:afterAutospacing="0"/>
        <w:rPr>
          <w:highlight w:val="yellow"/>
          <w:lang w:val="en-US"/>
        </w:rPr>
      </w:pPr>
      <w:r w:rsidRPr="00F9658A">
        <w:rPr>
          <w:lang w:val="en-US"/>
        </w:rPr>
        <w:br/>
      </w:r>
      <w:bookmarkStart w:id="108" w:name="_Hlk208573305"/>
      <w:r w:rsidRPr="00F9658A">
        <w:rPr>
          <w:highlight w:val="yellow"/>
          <w:lang w:val="en-US"/>
        </w:rPr>
        <w:t>L154-155. Briefly elaborate on which parameters?</w:t>
      </w:r>
    </w:p>
    <w:bookmarkEnd w:id="108"/>
    <w:p w14:paraId="23E8457D" w14:textId="0435FCBA" w:rsidR="00967CCA" w:rsidRPr="00F9658A" w:rsidRDefault="00967CCA" w:rsidP="00967CCA">
      <w:pPr>
        <w:pStyle w:val="NormalWeb"/>
        <w:spacing w:before="0" w:beforeAutospacing="0" w:after="0" w:afterAutospacing="0"/>
        <w:rPr>
          <w:color w:val="FF0000"/>
          <w:lang w:val="en-US"/>
        </w:rPr>
      </w:pPr>
      <w:r w:rsidRPr="00F9658A">
        <w:rPr>
          <w:color w:val="FF0000"/>
          <w:highlight w:val="yellow"/>
          <w:lang w:val="en-US"/>
        </w:rPr>
        <w:t xml:space="preserve"># </w:t>
      </w:r>
      <w:ins w:id="109" w:author="Steffen Oppel" w:date="2025-10-06T17:07:00Z" w16du:dateUtc="2025-10-06T15:07:00Z">
        <w:r w:rsidR="00D61307">
          <w:rPr>
            <w:color w:val="FF0000"/>
            <w:lang w:val="en-US"/>
          </w:rPr>
          <w:t>we restructured most of the Methods section and now describe in detail which parameters are derived solely from prior information from other populations and which are estimated from data.</w:t>
        </w:r>
      </w:ins>
      <w:del w:id="110" w:author="Steffen Oppel" w:date="2025-10-06T17:07:00Z" w16du:dateUtc="2025-10-06T15:07:00Z">
        <w:r w:rsidR="008A1076" w:rsidRPr="00F9658A" w:rsidDel="00D61307">
          <w:rPr>
            <w:color w:val="FF0000"/>
            <w:highlight w:val="yellow"/>
            <w:lang w:val="en-US"/>
          </w:rPr>
          <w:delText>e</w:delText>
        </w:r>
        <w:r w:rsidR="006343FB" w:rsidRPr="00F9658A" w:rsidDel="00D61307">
          <w:rPr>
            <w:color w:val="FF0000"/>
            <w:highlight w:val="yellow"/>
            <w:lang w:val="en-US"/>
          </w:rPr>
          <w:delText>laborated in next paragraph?</w:delText>
        </w:r>
      </w:del>
    </w:p>
    <w:p w14:paraId="799F97CC" w14:textId="77777777" w:rsidR="00967CCA" w:rsidRPr="00F9658A" w:rsidRDefault="00E03F86" w:rsidP="00967CCA">
      <w:pPr>
        <w:pStyle w:val="NormalWeb"/>
        <w:spacing w:before="0" w:beforeAutospacing="0" w:after="0" w:afterAutospacing="0"/>
        <w:rPr>
          <w:highlight w:val="yellow"/>
          <w:lang w:val="en-US"/>
        </w:rPr>
      </w:pPr>
      <w:r w:rsidRPr="00F9658A">
        <w:rPr>
          <w:lang w:val="en-US"/>
        </w:rPr>
        <w:br/>
      </w:r>
      <w:bookmarkStart w:id="111" w:name="_Hlk208573274"/>
      <w:r w:rsidRPr="00F9658A">
        <w:rPr>
          <w:highlight w:val="yellow"/>
          <w:lang w:val="en-US"/>
        </w:rPr>
        <w:t>L193-194. This sentence requires more detail.</w:t>
      </w:r>
    </w:p>
    <w:bookmarkEnd w:id="111"/>
    <w:p w14:paraId="49C69BE9" w14:textId="17DE15CD" w:rsidR="00967CCA" w:rsidRPr="00F9658A" w:rsidRDefault="00967CCA" w:rsidP="00967CCA">
      <w:pPr>
        <w:pStyle w:val="NormalWeb"/>
        <w:spacing w:before="0" w:beforeAutospacing="0" w:after="0" w:afterAutospacing="0"/>
        <w:rPr>
          <w:color w:val="FF0000"/>
          <w:lang w:val="en-US"/>
        </w:rPr>
      </w:pPr>
      <w:r w:rsidRPr="00F9658A">
        <w:rPr>
          <w:color w:val="FF0000"/>
          <w:highlight w:val="yellow"/>
          <w:lang w:val="en-US"/>
        </w:rPr>
        <w:t xml:space="preserve"># </w:t>
      </w:r>
      <w:del w:id="112" w:author="Steffen Oppel" w:date="2025-10-06T14:33:00Z" w16du:dateUtc="2025-10-06T12:33:00Z">
        <w:r w:rsidRPr="00F9658A" w:rsidDel="00DA66B8">
          <w:rPr>
            <w:color w:val="FF0000"/>
            <w:highlight w:val="yellow"/>
            <w:lang w:val="en-US"/>
          </w:rPr>
          <w:delText>rephrased</w:delText>
        </w:r>
      </w:del>
      <w:ins w:id="113" w:author="Steffen Oppel" w:date="2025-10-06T14:33:00Z" w16du:dateUtc="2025-10-06T12:33:00Z">
        <w:r w:rsidR="00DA66B8">
          <w:rPr>
            <w:color w:val="FF0000"/>
            <w:lang w:val="en-US"/>
          </w:rPr>
          <w:t xml:space="preserve">we restructured most of the Methods section and now </w:t>
        </w:r>
      </w:ins>
      <w:ins w:id="114" w:author="Steffen Oppel" w:date="2025-10-06T17:09:00Z" w16du:dateUtc="2025-10-06T15:09:00Z">
        <w:r w:rsidR="005D4218">
          <w:rPr>
            <w:color w:val="FF0000"/>
            <w:lang w:val="en-US"/>
          </w:rPr>
          <w:t xml:space="preserve">briefly introduce the overall structure of </w:t>
        </w:r>
      </w:ins>
      <w:ins w:id="115" w:author="Steffen Oppel" w:date="2025-10-06T17:10:00Z" w16du:dateUtc="2025-10-06T15:10:00Z">
        <w:r w:rsidR="005D4218">
          <w:rPr>
            <w:color w:val="FF0000"/>
            <w:lang w:val="en-US"/>
          </w:rPr>
          <w:t>the model, and describe the estimation of demographic parameters within this model in separate sub-sections</w:t>
        </w:r>
      </w:ins>
      <w:ins w:id="116" w:author="Steffen Oppel" w:date="2025-10-06T14:34:00Z" w16du:dateUtc="2025-10-06T12:34:00Z">
        <w:r w:rsidR="00073850">
          <w:rPr>
            <w:color w:val="FF0000"/>
            <w:lang w:val="en-US"/>
          </w:rPr>
          <w:t>.</w:t>
        </w:r>
      </w:ins>
    </w:p>
    <w:p w14:paraId="6CC8B791" w14:textId="77777777" w:rsidR="00967CCA" w:rsidRPr="00F9658A" w:rsidRDefault="00E03F86" w:rsidP="00967CCA">
      <w:pPr>
        <w:pStyle w:val="NormalWeb"/>
        <w:spacing w:before="0" w:beforeAutospacing="0" w:after="0" w:afterAutospacing="0"/>
        <w:rPr>
          <w:highlight w:val="yellow"/>
          <w:lang w:val="en-US"/>
        </w:rPr>
      </w:pPr>
      <w:r w:rsidRPr="00F9658A">
        <w:rPr>
          <w:lang w:val="en-US"/>
        </w:rPr>
        <w:br/>
      </w:r>
      <w:bookmarkStart w:id="117" w:name="_Hlk208573243"/>
      <w:r w:rsidRPr="00F9658A">
        <w:rPr>
          <w:highlight w:val="yellow"/>
          <w:lang w:val="en-US"/>
        </w:rPr>
        <w:t>In general, the methods section should be reduced. It contains many details that make this section too long and tedious.</w:t>
      </w:r>
    </w:p>
    <w:bookmarkEnd w:id="117"/>
    <w:p w14:paraId="63580864" w14:textId="7382FF48" w:rsidR="00967CCA" w:rsidRPr="00F9658A" w:rsidRDefault="00967CCA" w:rsidP="00967CCA">
      <w:pPr>
        <w:pStyle w:val="NormalWeb"/>
        <w:spacing w:before="0" w:beforeAutospacing="0" w:after="0" w:afterAutospacing="0"/>
        <w:rPr>
          <w:color w:val="FF0000"/>
          <w:lang w:val="en-US"/>
        </w:rPr>
      </w:pPr>
      <w:r w:rsidRPr="00F9658A">
        <w:rPr>
          <w:color w:val="FF0000"/>
          <w:highlight w:val="yellow"/>
          <w:lang w:val="en-US"/>
        </w:rPr>
        <w:t xml:space="preserve"># </w:t>
      </w:r>
      <w:del w:id="118" w:author="Steffen Oppel" w:date="2025-10-06T14:35:00Z" w16du:dateUtc="2025-10-06T12:35:00Z">
        <w:r w:rsidRPr="00F9658A" w:rsidDel="00C56960">
          <w:rPr>
            <w:color w:val="FF0000"/>
            <w:highlight w:val="yellow"/>
            <w:lang w:val="en-US"/>
          </w:rPr>
          <w:delText>rephrased</w:delText>
        </w:r>
        <w:r w:rsidR="00C07F4B" w:rsidRPr="00F9658A" w:rsidDel="00C56960">
          <w:rPr>
            <w:color w:val="FF0000"/>
            <w:highlight w:val="yellow"/>
            <w:lang w:val="en-US"/>
          </w:rPr>
          <w:delText xml:space="preserve"> and shortened</w:delText>
        </w:r>
      </w:del>
      <w:ins w:id="119" w:author="Steffen Oppel" w:date="2025-10-06T14:35:00Z" w16du:dateUtc="2025-10-06T12:35:00Z">
        <w:r w:rsidR="00C56960">
          <w:rPr>
            <w:color w:val="FF0000"/>
            <w:lang w:val="en-US"/>
          </w:rPr>
          <w:t xml:space="preserve">we appreciate that the Methods section is long, but adequately describing a sophisticated IPM </w:t>
        </w:r>
        <w:r w:rsidR="00F030D0">
          <w:rPr>
            <w:color w:val="FF0000"/>
            <w:lang w:val="en-US"/>
          </w:rPr>
          <w:t xml:space="preserve">to </w:t>
        </w:r>
      </w:ins>
      <w:ins w:id="120" w:author="Steffen Oppel" w:date="2025-10-06T17:08:00Z" w16du:dateUtc="2025-10-06T15:08:00Z">
        <w:r w:rsidR="00482E3A">
          <w:rPr>
            <w:color w:val="FF0000"/>
            <w:lang w:val="en-US"/>
          </w:rPr>
          <w:t xml:space="preserve">facilitate </w:t>
        </w:r>
      </w:ins>
      <w:ins w:id="121" w:author="Steffen Oppel" w:date="2025-10-06T14:35:00Z" w16du:dateUtc="2025-10-06T12:35:00Z">
        <w:r w:rsidR="00F030D0">
          <w:rPr>
            <w:color w:val="FF0000"/>
            <w:lang w:val="en-US"/>
          </w:rPr>
          <w:t>reproducibility unfortunately requires a cer</w:t>
        </w:r>
      </w:ins>
      <w:ins w:id="122" w:author="Steffen Oppel" w:date="2025-10-06T14:36:00Z" w16du:dateUtc="2025-10-06T12:36:00Z">
        <w:r w:rsidR="00F030D0">
          <w:rPr>
            <w:color w:val="FF0000"/>
            <w:lang w:val="en-US"/>
          </w:rPr>
          <w:t>tain level of detail. We have, however, completely revised the Methods and eliminated</w:t>
        </w:r>
        <w:r w:rsidR="00E84A64">
          <w:rPr>
            <w:color w:val="FF0000"/>
            <w:lang w:val="en-US"/>
          </w:rPr>
          <w:t xml:space="preserve"> duplicated and redundant information.</w:t>
        </w:r>
      </w:ins>
    </w:p>
    <w:p w14:paraId="3D96E774" w14:textId="77777777" w:rsidR="00967CCA" w:rsidRPr="00F9658A" w:rsidRDefault="00E03F86" w:rsidP="00967CCA">
      <w:pPr>
        <w:pStyle w:val="NormalWeb"/>
        <w:spacing w:before="0" w:beforeAutospacing="0" w:after="0" w:afterAutospacing="0"/>
        <w:rPr>
          <w:lang w:val="en-US"/>
        </w:rPr>
      </w:pPr>
      <w:r w:rsidRPr="00F9658A">
        <w:rPr>
          <w:lang w:val="en-US"/>
        </w:rPr>
        <w:br/>
        <w:t>Results</w:t>
      </w:r>
      <w:r w:rsidRPr="00F9658A">
        <w:rPr>
          <w:lang w:val="en-US"/>
        </w:rPr>
        <w:br/>
      </w:r>
      <w:bookmarkStart w:id="123" w:name="_Hlk208573207"/>
      <w:r w:rsidRPr="00F9658A">
        <w:rPr>
          <w:lang w:val="en-US"/>
        </w:rPr>
        <w:t>L325-326. The more broods, the more habitats are needed to support a larger population. But what would be the ideal size of that area? This should be addressed in the discussion.</w:t>
      </w:r>
    </w:p>
    <w:bookmarkEnd w:id="123"/>
    <w:p w14:paraId="112D2D6B" w14:textId="01B8C8AB" w:rsidR="00967CCA" w:rsidRPr="00F9658A" w:rsidRDefault="00967CCA" w:rsidP="00967CCA">
      <w:pPr>
        <w:pStyle w:val="NormalWeb"/>
        <w:spacing w:before="0" w:beforeAutospacing="0" w:after="0" w:afterAutospacing="0"/>
        <w:rPr>
          <w:color w:val="002060"/>
          <w:lang w:val="en-US"/>
        </w:rPr>
      </w:pPr>
      <w:r w:rsidRPr="00F9658A">
        <w:rPr>
          <w:color w:val="002060"/>
          <w:lang w:val="en-US"/>
        </w:rPr>
        <w:t xml:space="preserve"># </w:t>
      </w:r>
      <w:del w:id="124" w:author="Steffen Oppel" w:date="2025-10-07T09:33:00Z" w16du:dateUtc="2025-10-07T07:33:00Z">
        <w:r w:rsidR="00B038D2" w:rsidRPr="00F9658A" w:rsidDel="00BB2D5B">
          <w:rPr>
            <w:color w:val="002060"/>
            <w:lang w:val="en-US"/>
          </w:rPr>
          <w:delText xml:space="preserve">added, </w:delText>
        </w:r>
        <w:r w:rsidR="00A07CC7" w:rsidRPr="00F9658A" w:rsidDel="00BB2D5B">
          <w:rPr>
            <w:color w:val="002060"/>
            <w:lang w:val="en-US"/>
          </w:rPr>
          <w:delText>the amount of a</w:delText>
        </w:r>
      </w:del>
      <w:ins w:id="125" w:author="Steffen Oppel" w:date="2025-10-07T09:33:00Z" w16du:dateUtc="2025-10-07T07:33:00Z">
        <w:r w:rsidR="00BB2D5B">
          <w:rPr>
            <w:color w:val="002060"/>
            <w:lang w:val="en-US"/>
          </w:rPr>
          <w:t>We added the</w:t>
        </w:r>
      </w:ins>
      <w:r w:rsidR="00A07CC7" w:rsidRPr="00F9658A">
        <w:rPr>
          <w:color w:val="002060"/>
          <w:lang w:val="en-US"/>
        </w:rPr>
        <w:t xml:space="preserve"> minimum of 1000 ha </w:t>
      </w:r>
      <w:del w:id="126" w:author="Steffen Oppel" w:date="2025-10-07T09:34:00Z" w16du:dateUtc="2025-10-07T07:34:00Z">
        <w:r w:rsidR="00A07CC7" w:rsidRPr="00F9658A" w:rsidDel="001A5082">
          <w:rPr>
            <w:color w:val="002060"/>
            <w:lang w:val="en-US"/>
          </w:rPr>
          <w:delText xml:space="preserve">is stated </w:delText>
        </w:r>
      </w:del>
      <w:r w:rsidR="00A07CC7" w:rsidRPr="00F9658A">
        <w:rPr>
          <w:color w:val="002060"/>
          <w:lang w:val="en-US"/>
        </w:rPr>
        <w:t>in the results as well in the discussion section</w:t>
      </w:r>
      <w:ins w:id="127" w:author="Steffen Oppel" w:date="2025-10-07T09:34:00Z" w16du:dateUtc="2025-10-07T07:34:00Z">
        <w:r w:rsidR="001A5082">
          <w:rPr>
            <w:color w:val="002060"/>
            <w:lang w:val="en-US"/>
          </w:rPr>
          <w:t xml:space="preserve">, but we emphasize that we can </w:t>
        </w:r>
        <w:r w:rsidR="00017B91">
          <w:rPr>
            <w:color w:val="002060"/>
            <w:lang w:val="en-US"/>
          </w:rPr>
          <w:t>only identify areas from our discrete scenarios, and are not able to estimate the minimum area</w:t>
        </w:r>
      </w:ins>
      <w:ins w:id="128" w:author="Steffen Oppel" w:date="2025-10-07T09:35:00Z" w16du:dateUtc="2025-10-07T07:35:00Z">
        <w:r w:rsidR="00017B91">
          <w:rPr>
            <w:color w:val="002060"/>
            <w:lang w:val="en-US"/>
          </w:rPr>
          <w:t xml:space="preserve"> necessary from a continuous distribution.</w:t>
        </w:r>
      </w:ins>
      <w:del w:id="129" w:author="Steffen Oppel" w:date="2025-10-07T09:34:00Z" w16du:dateUtc="2025-10-07T07:34:00Z">
        <w:r w:rsidR="00A07CC7" w:rsidRPr="00F9658A" w:rsidDel="001A5082">
          <w:rPr>
            <w:color w:val="002060"/>
            <w:lang w:val="en-US"/>
          </w:rPr>
          <w:delText>.</w:delText>
        </w:r>
      </w:del>
    </w:p>
    <w:p w14:paraId="66C212E5" w14:textId="77777777" w:rsidR="00967CCA" w:rsidRPr="00F9658A" w:rsidRDefault="00E03F86" w:rsidP="00967CCA">
      <w:pPr>
        <w:pStyle w:val="NormalWeb"/>
        <w:spacing w:before="0" w:beforeAutospacing="0" w:after="0" w:afterAutospacing="0"/>
        <w:rPr>
          <w:lang w:val="en-US"/>
        </w:rPr>
      </w:pPr>
      <w:r w:rsidRPr="00F9658A">
        <w:rPr>
          <w:lang w:val="en-US"/>
        </w:rPr>
        <w:br/>
        <w:t>Discussion</w:t>
      </w:r>
      <w:r w:rsidRPr="00F9658A">
        <w:rPr>
          <w:lang w:val="en-US"/>
        </w:rPr>
        <w:br/>
      </w:r>
      <w:bookmarkStart w:id="130" w:name="_Hlk208573175"/>
      <w:r w:rsidRPr="00F9658A">
        <w:rPr>
          <w:lang w:val="en-US"/>
        </w:rPr>
        <w:t>L350-353. And how should efforts be directed toward the conservation measures and habitat enhancement?</w:t>
      </w:r>
    </w:p>
    <w:bookmarkEnd w:id="130"/>
    <w:p w14:paraId="1F623FE3" w14:textId="37059706" w:rsidR="00B038D2" w:rsidRPr="0039127E" w:rsidRDefault="00967CCA" w:rsidP="00B038D2">
      <w:pPr>
        <w:pStyle w:val="NormalWeb"/>
        <w:spacing w:before="0" w:beforeAutospacing="0" w:after="0" w:afterAutospacing="0"/>
        <w:rPr>
          <w:color w:val="002060"/>
          <w:lang w:val="en-US"/>
        </w:rPr>
      </w:pPr>
      <w:r w:rsidRPr="0039127E">
        <w:rPr>
          <w:color w:val="002060"/>
          <w:lang w:val="en-US"/>
        </w:rPr>
        <w:t xml:space="preserve"># </w:t>
      </w:r>
      <w:ins w:id="131" w:author="Steffen Oppel" w:date="2025-10-07T09:47:00Z" w16du:dateUtc="2025-10-07T07:47:00Z">
        <w:r w:rsidR="00F5102D">
          <w:rPr>
            <w:color w:val="002060"/>
            <w:lang w:val="en-US"/>
          </w:rPr>
          <w:t xml:space="preserve">This introductory paragraph of the Discussion provides only a higher level synopsis of our key results. Additional details where and how the amount of habitat can be increased and how survival and productivity can be increased are provided further down in the </w:t>
        </w:r>
        <w:proofErr w:type="spellStart"/>
        <w:r w:rsidR="00F5102D">
          <w:rPr>
            <w:color w:val="002060"/>
            <w:lang w:val="en-US"/>
          </w:rPr>
          <w:t>the</w:t>
        </w:r>
        <w:proofErr w:type="spellEnd"/>
        <w:r w:rsidR="00F5102D">
          <w:rPr>
            <w:color w:val="002060"/>
            <w:lang w:val="en-US"/>
          </w:rPr>
          <w:t xml:space="preserve"> Discussion, namely L. XXX</w:t>
        </w:r>
      </w:ins>
      <w:del w:id="132" w:author="Steffen Oppel" w:date="2025-10-07T09:47:00Z" w16du:dateUtc="2025-10-07T07:47:00Z">
        <w:r w:rsidRPr="0039127E" w:rsidDel="00F5102D">
          <w:rPr>
            <w:color w:val="002060"/>
            <w:lang w:val="en-US"/>
          </w:rPr>
          <w:delText>added</w:delText>
        </w:r>
        <w:r w:rsidR="00B038D2" w:rsidRPr="0039127E" w:rsidDel="00F5102D">
          <w:rPr>
            <w:color w:val="002060"/>
            <w:lang w:val="en-US"/>
          </w:rPr>
          <w:delText xml:space="preserve"> more information about conservation measures and actions planned to increase habitat to the conclusions</w:delText>
        </w:r>
      </w:del>
    </w:p>
    <w:p w14:paraId="604DD94A" w14:textId="77777777" w:rsidR="00967CCA" w:rsidRPr="00F9658A" w:rsidRDefault="00E03F86" w:rsidP="00967CCA">
      <w:pPr>
        <w:pStyle w:val="NormalWeb"/>
        <w:spacing w:before="0" w:beforeAutospacing="0" w:after="0" w:afterAutospacing="0"/>
        <w:rPr>
          <w:lang w:val="en-US"/>
        </w:rPr>
      </w:pPr>
      <w:r w:rsidRPr="00F9658A">
        <w:rPr>
          <w:lang w:val="en-US"/>
        </w:rPr>
        <w:lastRenderedPageBreak/>
        <w:br/>
      </w:r>
      <w:bookmarkStart w:id="133" w:name="_Hlk208573144"/>
      <w:r w:rsidRPr="00F9658A">
        <w:rPr>
          <w:lang w:val="en-US"/>
        </w:rPr>
        <w:t>L363-364. But this idea seems contradictory to the previous statement. Please review.</w:t>
      </w:r>
      <w:bookmarkEnd w:id="133"/>
    </w:p>
    <w:p w14:paraId="635E60A5" w14:textId="7F93E9DB" w:rsidR="00967CCA" w:rsidRPr="00F9658A" w:rsidRDefault="00967CCA" w:rsidP="00967CCA">
      <w:pPr>
        <w:pStyle w:val="NormalWeb"/>
        <w:spacing w:before="0" w:beforeAutospacing="0" w:after="0" w:afterAutospacing="0"/>
        <w:rPr>
          <w:color w:val="002060"/>
          <w:lang w:val="en-US"/>
        </w:rPr>
      </w:pPr>
      <w:r w:rsidRPr="00F9658A">
        <w:rPr>
          <w:color w:val="002060"/>
          <w:lang w:val="en-US"/>
        </w:rPr>
        <w:t xml:space="preserve"># </w:t>
      </w:r>
      <w:del w:id="134" w:author="Steffen Oppel" w:date="2025-10-07T09:52:00Z" w16du:dateUtc="2025-10-07T07:52:00Z">
        <w:r w:rsidRPr="00F9658A" w:rsidDel="00E40176">
          <w:rPr>
            <w:color w:val="002060"/>
            <w:lang w:val="en-US"/>
          </w:rPr>
          <w:delText>rephrased</w:delText>
        </w:r>
      </w:del>
      <w:ins w:id="135" w:author="Steffen Oppel" w:date="2025-10-07T09:52:00Z" w16du:dateUtc="2025-10-07T07:52:00Z">
        <w:r w:rsidR="00E40176">
          <w:rPr>
            <w:color w:val="002060"/>
            <w:lang w:val="en-US"/>
          </w:rPr>
          <w:t>We removed this tangential speculation.</w:t>
        </w:r>
      </w:ins>
    </w:p>
    <w:p w14:paraId="024FC806" w14:textId="77777777" w:rsidR="00967CCA" w:rsidRPr="00F9658A" w:rsidRDefault="00E03F86" w:rsidP="00967CCA">
      <w:pPr>
        <w:pStyle w:val="NormalWeb"/>
        <w:spacing w:before="0" w:beforeAutospacing="0" w:after="0" w:afterAutospacing="0"/>
        <w:rPr>
          <w:lang w:val="en-US"/>
        </w:rPr>
      </w:pPr>
      <w:r w:rsidRPr="00F9658A">
        <w:rPr>
          <w:lang w:val="en-US"/>
        </w:rPr>
        <w:br/>
      </w:r>
      <w:bookmarkStart w:id="136" w:name="_Hlk208573109"/>
      <w:r w:rsidRPr="00F9658A">
        <w:rPr>
          <w:lang w:val="en-US"/>
        </w:rPr>
        <w:t>L365. Is this sentence correct? It lacks clarity, mowing of what?</w:t>
      </w:r>
    </w:p>
    <w:bookmarkEnd w:id="136"/>
    <w:p w14:paraId="36AE987F" w14:textId="23178CD2" w:rsidR="00967CCA" w:rsidRPr="00F9658A" w:rsidRDefault="00967CCA" w:rsidP="00967CCA">
      <w:pPr>
        <w:pStyle w:val="NormalWeb"/>
        <w:spacing w:before="0" w:beforeAutospacing="0" w:after="0" w:afterAutospacing="0"/>
        <w:rPr>
          <w:color w:val="002060"/>
          <w:lang w:val="en-US"/>
        </w:rPr>
      </w:pPr>
      <w:r w:rsidRPr="00F9658A">
        <w:rPr>
          <w:color w:val="002060"/>
          <w:lang w:val="en-US"/>
        </w:rPr>
        <w:t xml:space="preserve"># </w:t>
      </w:r>
      <w:del w:id="137" w:author="Steffen Oppel" w:date="2025-10-07T09:52:00Z" w16du:dateUtc="2025-10-07T07:52:00Z">
        <w:r w:rsidRPr="00F9658A" w:rsidDel="00F0550E">
          <w:rPr>
            <w:color w:val="002060"/>
            <w:lang w:val="en-US"/>
          </w:rPr>
          <w:delText>rephrased</w:delText>
        </w:r>
      </w:del>
      <w:ins w:id="138" w:author="Steffen Oppel" w:date="2025-10-07T09:52:00Z" w16du:dateUtc="2025-10-07T07:52:00Z">
        <w:r w:rsidR="00F0550E">
          <w:rPr>
            <w:color w:val="002060"/>
            <w:lang w:val="en-US"/>
          </w:rPr>
          <w:t>We clarified that the vegetation of occupied breeding habitat is mown.</w:t>
        </w:r>
      </w:ins>
    </w:p>
    <w:p w14:paraId="62974186" w14:textId="77777777" w:rsidR="00967CCA" w:rsidRPr="00F9658A" w:rsidRDefault="00E03F86" w:rsidP="00967CCA">
      <w:pPr>
        <w:pStyle w:val="NormalWeb"/>
        <w:spacing w:before="0" w:beforeAutospacing="0" w:after="0" w:afterAutospacing="0"/>
        <w:rPr>
          <w:lang w:val="en-US"/>
        </w:rPr>
      </w:pPr>
      <w:r w:rsidRPr="00F9658A">
        <w:rPr>
          <w:lang w:val="en-US"/>
        </w:rPr>
        <w:br/>
        <w:t>L383-387. I suggest rewriting the second sentence. Simply say: "More extensive and contiguous habitats"...</w:t>
      </w:r>
    </w:p>
    <w:p w14:paraId="631D11F5" w14:textId="7B9CCF36" w:rsidR="00967CCA" w:rsidRPr="00F9658A" w:rsidRDefault="00967CCA" w:rsidP="00967CCA">
      <w:pPr>
        <w:pStyle w:val="NormalWeb"/>
        <w:spacing w:before="0" w:beforeAutospacing="0" w:after="0" w:afterAutospacing="0"/>
        <w:rPr>
          <w:color w:val="002060"/>
          <w:lang w:val="en-US"/>
        </w:rPr>
      </w:pPr>
      <w:r w:rsidRPr="00F9658A">
        <w:rPr>
          <w:color w:val="002060"/>
          <w:lang w:val="en-US"/>
        </w:rPr>
        <w:t xml:space="preserve"># </w:t>
      </w:r>
      <w:r w:rsidR="00484C1C" w:rsidRPr="00F9658A">
        <w:rPr>
          <w:color w:val="002060"/>
          <w:lang w:val="en-US"/>
        </w:rPr>
        <w:t>chang</w:t>
      </w:r>
      <w:r w:rsidRPr="00F9658A">
        <w:rPr>
          <w:color w:val="002060"/>
          <w:lang w:val="en-US"/>
        </w:rPr>
        <w:t>ed</w:t>
      </w:r>
    </w:p>
    <w:p w14:paraId="6E97230D" w14:textId="77777777" w:rsidR="00967CCA" w:rsidRPr="00F9658A" w:rsidRDefault="00E03F86" w:rsidP="00967CCA">
      <w:pPr>
        <w:pStyle w:val="NormalWeb"/>
        <w:spacing w:before="0" w:beforeAutospacing="0" w:after="0" w:afterAutospacing="0"/>
        <w:rPr>
          <w:lang w:val="en-US"/>
        </w:rPr>
      </w:pPr>
      <w:r w:rsidRPr="00F9658A">
        <w:rPr>
          <w:lang w:val="en-US"/>
        </w:rPr>
        <w:br/>
        <w:t>L390. Change "implies" to "suggests"</w:t>
      </w:r>
    </w:p>
    <w:p w14:paraId="4FF341DC" w14:textId="77777777" w:rsidR="00967CCA" w:rsidRPr="00F9658A" w:rsidRDefault="00967CCA" w:rsidP="00967CCA">
      <w:pPr>
        <w:pStyle w:val="NormalWeb"/>
        <w:spacing w:before="0" w:beforeAutospacing="0" w:after="0" w:afterAutospacing="0"/>
        <w:rPr>
          <w:color w:val="002060"/>
          <w:lang w:val="en-US"/>
        </w:rPr>
      </w:pPr>
      <w:r w:rsidRPr="00F9658A">
        <w:rPr>
          <w:color w:val="002060"/>
          <w:lang w:val="en-US"/>
        </w:rPr>
        <w:t># changed</w:t>
      </w:r>
    </w:p>
    <w:p w14:paraId="2CCF8912" w14:textId="77777777" w:rsidR="00967CCA" w:rsidRPr="00F9658A" w:rsidRDefault="00E03F86" w:rsidP="00967CCA">
      <w:pPr>
        <w:pStyle w:val="NormalWeb"/>
        <w:spacing w:before="0" w:beforeAutospacing="0" w:after="0" w:afterAutospacing="0"/>
        <w:rPr>
          <w:lang w:val="en-US"/>
        </w:rPr>
      </w:pPr>
      <w:r w:rsidRPr="00F9658A">
        <w:rPr>
          <w:lang w:val="en-US"/>
        </w:rPr>
        <w:br/>
      </w:r>
      <w:bookmarkStart w:id="139" w:name="_Hlk208573047"/>
      <w:r w:rsidRPr="00F9658A">
        <w:rPr>
          <w:lang w:val="en-US"/>
        </w:rPr>
        <w:t xml:space="preserve">L398-400. </w:t>
      </w:r>
      <w:bookmarkStart w:id="140" w:name="_Hlk208572538"/>
      <w:r w:rsidRPr="00F9658A">
        <w:rPr>
          <w:lang w:val="en-US"/>
        </w:rPr>
        <w:t>This idea requires more detail. For example, what are these conditions on the wintering grounds?</w:t>
      </w:r>
      <w:bookmarkEnd w:id="139"/>
    </w:p>
    <w:bookmarkEnd w:id="140"/>
    <w:p w14:paraId="2795D50F" w14:textId="5DB31C67" w:rsidR="00967CCA" w:rsidRPr="00F9658A" w:rsidRDefault="00967CCA" w:rsidP="00967CCA">
      <w:pPr>
        <w:pStyle w:val="NormalWeb"/>
        <w:spacing w:before="0" w:beforeAutospacing="0" w:after="0" w:afterAutospacing="0"/>
        <w:rPr>
          <w:color w:val="002060"/>
          <w:lang w:val="en-US"/>
        </w:rPr>
      </w:pPr>
      <w:r w:rsidRPr="00F9658A">
        <w:rPr>
          <w:color w:val="002060"/>
          <w:lang w:val="en-US"/>
        </w:rPr>
        <w:t># added</w:t>
      </w:r>
      <w:r w:rsidR="006124E7" w:rsidRPr="00F9658A">
        <w:rPr>
          <w:color w:val="002060"/>
          <w:lang w:val="en-US"/>
        </w:rPr>
        <w:t>, detailed examples for other species in the following sentences</w:t>
      </w:r>
    </w:p>
    <w:p w14:paraId="5C8CA8D0" w14:textId="77777777" w:rsidR="00967CCA" w:rsidRPr="00F9658A" w:rsidRDefault="00E03F86" w:rsidP="00967CCA">
      <w:pPr>
        <w:pStyle w:val="NormalWeb"/>
        <w:spacing w:before="0" w:beforeAutospacing="0" w:after="0" w:afterAutospacing="0"/>
        <w:rPr>
          <w:lang w:val="en-US"/>
        </w:rPr>
      </w:pPr>
      <w:r w:rsidRPr="00F9658A">
        <w:rPr>
          <w:lang w:val="en-US"/>
        </w:rPr>
        <w:br/>
        <w:t xml:space="preserve">L406. </w:t>
      </w:r>
      <w:bookmarkStart w:id="141" w:name="_Hlk208572508"/>
      <w:bookmarkStart w:id="142" w:name="_Hlk208572867"/>
      <w:r w:rsidRPr="00F9658A">
        <w:rPr>
          <w:lang w:val="en-US"/>
        </w:rPr>
        <w:t>Give examples of these stopovers and what is known about the food resources that allow for the supply of food and energy replenishment of these populations that use these migratory routes.</w:t>
      </w:r>
      <w:bookmarkEnd w:id="141"/>
    </w:p>
    <w:bookmarkEnd w:id="142"/>
    <w:p w14:paraId="3A1B763E" w14:textId="7FE9A399" w:rsidR="00967CCA" w:rsidRPr="00B96E31" w:rsidRDefault="00967CCA" w:rsidP="00967CCA">
      <w:pPr>
        <w:pStyle w:val="NormalWeb"/>
        <w:spacing w:before="0" w:beforeAutospacing="0" w:after="0" w:afterAutospacing="0"/>
        <w:rPr>
          <w:color w:val="002060"/>
          <w:lang w:val="en-US"/>
        </w:rPr>
      </w:pPr>
      <w:r w:rsidRPr="00B96E31">
        <w:rPr>
          <w:color w:val="002060"/>
          <w:lang w:val="en-US"/>
        </w:rPr>
        <w:t># added</w:t>
      </w:r>
      <w:r w:rsidR="00B96E31" w:rsidRPr="00B96E31">
        <w:rPr>
          <w:color w:val="002060"/>
          <w:lang w:val="en-US"/>
        </w:rPr>
        <w:t xml:space="preserve"> information about key stopover site in France</w:t>
      </w:r>
      <w:r w:rsidR="006124E7" w:rsidRPr="00B96E31">
        <w:rPr>
          <w:color w:val="002060"/>
          <w:lang w:val="en-US"/>
        </w:rPr>
        <w:t>, stopover sites in Northern Africa are mentioned in next sentences</w:t>
      </w:r>
    </w:p>
    <w:p w14:paraId="61916913" w14:textId="77777777" w:rsidR="00967CCA" w:rsidRPr="00F9658A" w:rsidRDefault="00E03F86" w:rsidP="00967CCA">
      <w:pPr>
        <w:pStyle w:val="NormalWeb"/>
        <w:spacing w:before="0" w:beforeAutospacing="0" w:after="0" w:afterAutospacing="0"/>
        <w:rPr>
          <w:lang w:val="en-US"/>
        </w:rPr>
      </w:pPr>
      <w:r w:rsidRPr="00F9658A">
        <w:rPr>
          <w:lang w:val="en-US"/>
        </w:rPr>
        <w:br/>
        <w:t>Conclusions</w:t>
      </w:r>
      <w:r w:rsidRPr="00F9658A">
        <w:rPr>
          <w:lang w:val="en-US"/>
        </w:rPr>
        <w:br/>
      </w:r>
      <w:bookmarkStart w:id="143" w:name="_Hlk208572466"/>
      <w:r w:rsidRPr="00F9658A">
        <w:rPr>
          <w:lang w:val="en-US"/>
        </w:rPr>
        <w:t>L445. How can this be contextualized into conservation schemes for this population? Do you have any ideas on this?</w:t>
      </w:r>
    </w:p>
    <w:bookmarkEnd w:id="143"/>
    <w:p w14:paraId="4A94018A" w14:textId="639AF145" w:rsidR="00967CCA" w:rsidRPr="00374B8C" w:rsidRDefault="00967CCA" w:rsidP="00967CCA">
      <w:pPr>
        <w:pStyle w:val="NormalWeb"/>
        <w:spacing w:before="0" w:beforeAutospacing="0" w:after="0" w:afterAutospacing="0"/>
        <w:rPr>
          <w:color w:val="002060"/>
          <w:lang w:val="en-US"/>
        </w:rPr>
      </w:pPr>
      <w:r w:rsidRPr="00374B8C">
        <w:rPr>
          <w:color w:val="002060"/>
          <w:lang w:val="en-US"/>
        </w:rPr>
        <w:t xml:space="preserve"># </w:t>
      </w:r>
      <w:ins w:id="144" w:author="Steffen Oppel" w:date="2025-10-07T10:16:00Z" w16du:dateUtc="2025-10-07T08:16:00Z">
        <w:r w:rsidR="00D85873">
          <w:rPr>
            <w:color w:val="002060"/>
            <w:lang w:val="en-US"/>
          </w:rPr>
          <w:t>We reworded this sentence</w:t>
        </w:r>
        <w:r w:rsidR="00E425E3">
          <w:rPr>
            <w:color w:val="002060"/>
            <w:lang w:val="en-US"/>
          </w:rPr>
          <w:t xml:space="preserve"> to make it more broadly applicable, and inserted more detailed inform</w:t>
        </w:r>
      </w:ins>
      <w:ins w:id="145" w:author="Steffen Oppel" w:date="2025-10-07T10:17:00Z" w16du:dateUtc="2025-10-07T08:17:00Z">
        <w:r w:rsidR="00E425E3">
          <w:rPr>
            <w:color w:val="002060"/>
            <w:lang w:val="en-US"/>
          </w:rPr>
          <w:t xml:space="preserve">ation how such conservation </w:t>
        </w:r>
        <w:r w:rsidR="005546C1">
          <w:rPr>
            <w:color w:val="002060"/>
            <w:lang w:val="en-US"/>
          </w:rPr>
          <w:t xml:space="preserve">actions are implemented in </w:t>
        </w:r>
      </w:ins>
      <w:del w:id="146" w:author="Steffen Oppel" w:date="2025-10-07T10:17:00Z" w16du:dateUtc="2025-10-07T08:17:00Z">
        <w:r w:rsidRPr="00374B8C" w:rsidDel="005546C1">
          <w:rPr>
            <w:color w:val="002060"/>
            <w:lang w:val="en-US"/>
          </w:rPr>
          <w:delText>added</w:delText>
        </w:r>
      </w:del>
      <w:r w:rsidR="002A57AF" w:rsidRPr="00374B8C">
        <w:rPr>
          <w:color w:val="002060"/>
          <w:lang w:val="en-US"/>
        </w:rPr>
        <w:t xml:space="preserve"> </w:t>
      </w:r>
      <w:r w:rsidR="00374B8C" w:rsidRPr="00374B8C">
        <w:rPr>
          <w:color w:val="002060"/>
          <w:lang w:val="en-US"/>
        </w:rPr>
        <w:t xml:space="preserve">the </w:t>
      </w:r>
      <w:r w:rsidR="002020FC" w:rsidRPr="00374B8C">
        <w:rPr>
          <w:color w:val="002060"/>
          <w:lang w:val="en-US"/>
        </w:rPr>
        <w:t xml:space="preserve">currently running </w:t>
      </w:r>
      <w:r w:rsidR="002A57AF" w:rsidRPr="00374B8C">
        <w:rPr>
          <w:color w:val="002060"/>
          <w:lang w:val="en-US"/>
        </w:rPr>
        <w:t>EU-LIFE AWOM project</w:t>
      </w:r>
      <w:r w:rsidR="00D23A31" w:rsidRPr="00374B8C">
        <w:rPr>
          <w:color w:val="002060"/>
          <w:lang w:val="en-US"/>
        </w:rPr>
        <w:t xml:space="preserve"> that focus on </w:t>
      </w:r>
      <w:r w:rsidR="00374B8C" w:rsidRPr="00374B8C">
        <w:rPr>
          <w:color w:val="002060"/>
          <w:lang w:val="en-US"/>
        </w:rPr>
        <w:t xml:space="preserve">habitat restoration of </w:t>
      </w:r>
      <w:r w:rsidR="00D23A31" w:rsidRPr="00374B8C">
        <w:rPr>
          <w:color w:val="002060"/>
          <w:lang w:val="en-US"/>
        </w:rPr>
        <w:t>Aquatic Warbler stopover and wintering sites</w:t>
      </w:r>
      <w:ins w:id="147" w:author="Steffen Oppel" w:date="2025-10-07T10:17:00Z" w16du:dateUtc="2025-10-07T08:17:00Z">
        <w:r w:rsidR="005546C1">
          <w:rPr>
            <w:color w:val="002060"/>
            <w:lang w:val="en-US"/>
          </w:rPr>
          <w:t>.</w:t>
        </w:r>
      </w:ins>
    </w:p>
    <w:p w14:paraId="0EA6ACAB" w14:textId="1B3529CD" w:rsidR="00E03F86" w:rsidRPr="00F9658A" w:rsidRDefault="00E03F86" w:rsidP="00967CCA">
      <w:pPr>
        <w:pStyle w:val="NormalWeb"/>
        <w:spacing w:before="0" w:beforeAutospacing="0" w:after="0" w:afterAutospacing="0"/>
        <w:rPr>
          <w:lang w:val="en-US"/>
        </w:rPr>
      </w:pPr>
      <w:r w:rsidRPr="00F9658A">
        <w:rPr>
          <w:lang w:val="en-US"/>
        </w:rPr>
        <w:br/>
      </w:r>
      <w:r w:rsidRPr="00F9658A">
        <w:rPr>
          <w:lang w:val="en-US"/>
        </w:rPr>
        <w:br/>
        <w:t>Reviewer #1:</w:t>
      </w:r>
    </w:p>
    <w:p w14:paraId="5CADCF77" w14:textId="77777777" w:rsidR="005C2582" w:rsidRDefault="00E03F86" w:rsidP="00967CCA">
      <w:pPr>
        <w:pStyle w:val="NormalWeb"/>
        <w:spacing w:before="0" w:beforeAutospacing="0" w:after="0" w:afterAutospacing="0"/>
        <w:rPr>
          <w:ins w:id="148" w:author="Steffen Oppel" w:date="2025-10-06T08:17:00Z" w16du:dateUtc="2025-10-06T06:17:00Z"/>
          <w:lang w:val="en-US"/>
        </w:rPr>
      </w:pPr>
      <w:r w:rsidRPr="00F9658A">
        <w:rPr>
          <w:lang w:val="en-US"/>
        </w:rPr>
        <w:t xml:space="preserve">First, this study estimated which demographic parameters contributed to the population decline of the Acrocephalus </w:t>
      </w:r>
      <w:proofErr w:type="spellStart"/>
      <w:r w:rsidRPr="00F9658A">
        <w:rPr>
          <w:lang w:val="en-US"/>
        </w:rPr>
        <w:t>paludicola</w:t>
      </w:r>
      <w:proofErr w:type="spellEnd"/>
      <w:r w:rsidRPr="00F9658A">
        <w:rPr>
          <w:lang w:val="en-US"/>
        </w:rPr>
        <w:t>. Second, it projected future population trajectories under different conservation management scenarios to achieve population persistence for the same avian species. The authors mentioned "used the estimated parameters to project future population trajectories under different conservation management scenarios". But why did not use or include ecological niche or species distribution models to model future climate or land-use scenarios to estimate the species' persistence in the study area? In addition to the estimated demographic parameters, I'm confident that including this analysis can provide environmental information for the design of conservation strategies for the avian species. This analysis does not require field data collection, but instead works from data freely available online.</w:t>
      </w:r>
    </w:p>
    <w:p w14:paraId="2B0BDCE2" w14:textId="134D9128" w:rsidR="00967CCA" w:rsidRDefault="00E03F86" w:rsidP="00967CCA">
      <w:pPr>
        <w:pStyle w:val="NormalWeb"/>
        <w:spacing w:before="0" w:beforeAutospacing="0" w:after="0" w:afterAutospacing="0"/>
        <w:rPr>
          <w:ins w:id="149" w:author="Steffen Oppel" w:date="2025-10-06T08:17:00Z" w16du:dateUtc="2025-10-06T06:17:00Z"/>
          <w:color w:val="002060"/>
          <w:lang w:val="en-US"/>
        </w:rPr>
      </w:pPr>
      <w:r w:rsidRPr="00F9658A">
        <w:rPr>
          <w:lang w:val="en-US"/>
        </w:rPr>
        <w:br/>
      </w:r>
      <w:r w:rsidR="00967CCA" w:rsidRPr="00F9658A">
        <w:rPr>
          <w:color w:val="002060"/>
          <w:lang w:val="en-US"/>
        </w:rPr>
        <w:t xml:space="preserve"># </w:t>
      </w:r>
      <w:r w:rsidR="00B13CC5" w:rsidRPr="00F9658A">
        <w:rPr>
          <w:color w:val="002060"/>
          <w:lang w:val="en-US"/>
        </w:rPr>
        <w:t xml:space="preserve">We added more details on </w:t>
      </w:r>
      <w:del w:id="150" w:author="Steffen Oppel" w:date="2025-10-07T10:21:00Z" w16du:dateUtc="2025-10-07T08:21:00Z">
        <w:r w:rsidR="00B13CC5" w:rsidRPr="00F9658A" w:rsidDel="009158EA">
          <w:rPr>
            <w:color w:val="002060"/>
            <w:lang w:val="en-US"/>
          </w:rPr>
          <w:delText xml:space="preserve">the </w:delText>
        </w:r>
      </w:del>
      <w:r w:rsidR="00B13CC5" w:rsidRPr="00F9658A">
        <w:rPr>
          <w:color w:val="002060"/>
          <w:lang w:val="en-US"/>
        </w:rPr>
        <w:t>habitat conservation</w:t>
      </w:r>
      <w:ins w:id="151" w:author="Steffen Oppel" w:date="2025-10-07T10:21:00Z" w16du:dateUtc="2025-10-07T08:21:00Z">
        <w:r w:rsidR="009158EA">
          <w:rPr>
            <w:color w:val="002060"/>
            <w:lang w:val="en-US"/>
          </w:rPr>
          <w:t xml:space="preserve"> and restoration measures </w:t>
        </w:r>
        <w:r w:rsidR="00A8225F">
          <w:rPr>
            <w:color w:val="002060"/>
            <w:lang w:val="en-US"/>
          </w:rPr>
          <w:t>in both the Intr</w:t>
        </w:r>
      </w:ins>
      <w:ins w:id="152" w:author="Steffen Oppel" w:date="2025-10-07T10:22:00Z" w16du:dateUtc="2025-10-07T08:22:00Z">
        <w:r w:rsidR="00A8225F">
          <w:rPr>
            <w:color w:val="002060"/>
            <w:lang w:val="en-US"/>
          </w:rPr>
          <w:t>oduction and Discussion</w:t>
        </w:r>
      </w:ins>
      <w:r w:rsidR="00B13CC5" w:rsidRPr="00F9658A">
        <w:rPr>
          <w:color w:val="002060"/>
          <w:lang w:val="en-US"/>
        </w:rPr>
        <w:t xml:space="preserve">. </w:t>
      </w:r>
      <w:moveFromRangeStart w:id="153" w:author="Steffen Oppel" w:date="2025-10-06T08:18:00Z" w:name="move210631107"/>
      <w:moveFrom w:id="154" w:author="Steffen Oppel" w:date="2025-10-06T08:18:00Z" w16du:dateUtc="2025-10-06T06:18:00Z">
        <w:r w:rsidR="00B13CC5" w:rsidRPr="00F9658A" w:rsidDel="00E41B9A">
          <w:rPr>
            <w:color w:val="002060"/>
            <w:lang w:val="en-US"/>
          </w:rPr>
          <w:t xml:space="preserve">The Aquatic Warbler is a </w:t>
        </w:r>
        <w:r w:rsidR="00A07CC7" w:rsidRPr="00F9658A" w:rsidDel="00E41B9A">
          <w:rPr>
            <w:color w:val="002060"/>
            <w:lang w:val="en-US"/>
          </w:rPr>
          <w:t xml:space="preserve">strict </w:t>
        </w:r>
        <w:r w:rsidR="00967CCA" w:rsidRPr="00F9658A" w:rsidDel="00E41B9A">
          <w:rPr>
            <w:color w:val="002060"/>
            <w:lang w:val="en-US"/>
          </w:rPr>
          <w:t>habitat specialist</w:t>
        </w:r>
        <w:r w:rsidR="00A07CC7" w:rsidRPr="00F9658A" w:rsidDel="00E41B9A">
          <w:rPr>
            <w:color w:val="002060"/>
            <w:lang w:val="en-US"/>
          </w:rPr>
          <w:t xml:space="preserve"> that only breeds in</w:t>
        </w:r>
        <w:r w:rsidR="00C07F4B" w:rsidRPr="00F9658A" w:rsidDel="00E41B9A">
          <w:rPr>
            <w:color w:val="002060"/>
            <w:lang w:val="en-US"/>
          </w:rPr>
          <w:t xml:space="preserve"> mesotrophic</w:t>
        </w:r>
        <w:r w:rsidR="00A07CC7" w:rsidRPr="00F9658A" w:rsidDel="00E41B9A">
          <w:rPr>
            <w:color w:val="002060"/>
            <w:lang w:val="en-US"/>
          </w:rPr>
          <w:t xml:space="preserve"> fens</w:t>
        </w:r>
        <w:r w:rsidR="00B13CC5" w:rsidRPr="00F9658A" w:rsidDel="00E41B9A">
          <w:rPr>
            <w:color w:val="002060"/>
            <w:lang w:val="en-US"/>
          </w:rPr>
          <w:t xml:space="preserve">, the ecological niche and habitat requirements of this species </w:t>
        </w:r>
        <w:r w:rsidR="00C07F4B" w:rsidRPr="00F9658A" w:rsidDel="00E41B9A">
          <w:rPr>
            <w:color w:val="002060"/>
            <w:lang w:val="en-US"/>
          </w:rPr>
          <w:t>are</w:t>
        </w:r>
        <w:r w:rsidR="00B13CC5" w:rsidRPr="00F9658A" w:rsidDel="00E41B9A">
          <w:rPr>
            <w:color w:val="002060"/>
            <w:lang w:val="en-US"/>
          </w:rPr>
          <w:t xml:space="preserve"> very well known and studied.</w:t>
        </w:r>
        <w:r w:rsidR="00A07CC7" w:rsidRPr="00F9658A" w:rsidDel="00E41B9A">
          <w:rPr>
            <w:color w:val="002060"/>
            <w:lang w:val="en-US"/>
          </w:rPr>
          <w:t xml:space="preserve"> </w:t>
        </w:r>
      </w:moveFrom>
      <w:moveFromRangeEnd w:id="153"/>
      <w:r w:rsidR="0048634B" w:rsidRPr="00F9658A">
        <w:rPr>
          <w:color w:val="002060"/>
          <w:lang w:val="en-US"/>
        </w:rPr>
        <w:t>However, p</w:t>
      </w:r>
      <w:r w:rsidR="00A07CC7" w:rsidRPr="00F9658A">
        <w:rPr>
          <w:color w:val="002060"/>
          <w:lang w:val="en-US"/>
        </w:rPr>
        <w:t xml:space="preserve">opulation dynamics are </w:t>
      </w:r>
      <w:del w:id="155" w:author="Steffen Oppel" w:date="2025-10-07T10:22:00Z" w16du:dateUtc="2025-10-07T08:22:00Z">
        <w:r w:rsidR="00DA1F9E" w:rsidRPr="00F9658A" w:rsidDel="00931408">
          <w:rPr>
            <w:color w:val="002060"/>
            <w:lang w:val="en-US"/>
          </w:rPr>
          <w:delText>rarely known</w:delText>
        </w:r>
        <w:r w:rsidR="00145E9B" w:rsidRPr="00F9658A" w:rsidDel="00931408">
          <w:rPr>
            <w:color w:val="002060"/>
            <w:lang w:val="en-US"/>
          </w:rPr>
          <w:delText xml:space="preserve"> </w:delText>
        </w:r>
      </w:del>
      <w:r w:rsidR="00145E9B" w:rsidRPr="00F9658A">
        <w:rPr>
          <w:color w:val="002060"/>
          <w:lang w:val="en-US"/>
        </w:rPr>
        <w:t xml:space="preserve">so far </w:t>
      </w:r>
      <w:ins w:id="156" w:author="Steffen Oppel" w:date="2025-10-07T10:22:00Z" w16du:dateUtc="2025-10-07T08:22:00Z">
        <w:r w:rsidR="00931408">
          <w:rPr>
            <w:color w:val="002060"/>
            <w:lang w:val="en-US"/>
          </w:rPr>
          <w:t xml:space="preserve">poorly </w:t>
        </w:r>
        <w:r w:rsidR="00931408">
          <w:rPr>
            <w:color w:val="002060"/>
            <w:lang w:val="en-US"/>
          </w:rPr>
          <w:lastRenderedPageBreak/>
          <w:t xml:space="preserve">known </w:t>
        </w:r>
      </w:ins>
      <w:r w:rsidR="00145E9B" w:rsidRPr="00F9658A">
        <w:rPr>
          <w:color w:val="002060"/>
          <w:lang w:val="en-US"/>
        </w:rPr>
        <w:t>for this species</w:t>
      </w:r>
      <w:r w:rsidR="00DA1F9E" w:rsidRPr="00F9658A">
        <w:rPr>
          <w:color w:val="002060"/>
          <w:lang w:val="en-US"/>
        </w:rPr>
        <w:t xml:space="preserve">, </w:t>
      </w:r>
      <w:del w:id="157" w:author="Steffen Oppel" w:date="2025-10-07T10:22:00Z" w16du:dateUtc="2025-10-07T08:22:00Z">
        <w:r w:rsidR="0048634B" w:rsidRPr="00F9658A" w:rsidDel="00931408">
          <w:rPr>
            <w:color w:val="002060"/>
            <w:lang w:val="en-US"/>
          </w:rPr>
          <w:delText>but</w:delText>
        </w:r>
        <w:r w:rsidR="00DA1F9E" w:rsidRPr="00F9658A" w:rsidDel="00931408">
          <w:rPr>
            <w:color w:val="002060"/>
            <w:lang w:val="en-US"/>
          </w:rPr>
          <w:delText xml:space="preserve"> for</w:delText>
        </w:r>
      </w:del>
      <w:ins w:id="158" w:author="Steffen Oppel" w:date="2025-10-07T10:22:00Z" w16du:dateUtc="2025-10-07T08:22:00Z">
        <w:r w:rsidR="00931408">
          <w:rPr>
            <w:color w:val="002060"/>
            <w:lang w:val="en-US"/>
          </w:rPr>
          <w:t xml:space="preserve">and it is therefore critical </w:t>
        </w:r>
      </w:ins>
      <w:ins w:id="159" w:author="Steffen Oppel" w:date="2025-10-07T10:23:00Z" w16du:dateUtc="2025-10-07T08:23:00Z">
        <w:r w:rsidR="000B391F" w:rsidRPr="00F9658A">
          <w:rPr>
            <w:color w:val="002060"/>
            <w:lang w:val="en-US"/>
          </w:rPr>
          <w:t>to understand the demographic drivers</w:t>
        </w:r>
        <w:r w:rsidR="000B391F">
          <w:rPr>
            <w:color w:val="002060"/>
            <w:lang w:val="en-US"/>
          </w:rPr>
          <w:t xml:space="preserve"> for</w:t>
        </w:r>
      </w:ins>
      <w:r w:rsidR="00DA1F9E" w:rsidRPr="00F9658A">
        <w:rPr>
          <w:color w:val="002060"/>
          <w:lang w:val="en-US"/>
        </w:rPr>
        <w:t xml:space="preserve"> future population recovery </w:t>
      </w:r>
      <w:del w:id="160" w:author="Steffen Oppel" w:date="2025-10-07T10:23:00Z" w16du:dateUtc="2025-10-07T08:23:00Z">
        <w:r w:rsidR="00DA1F9E" w:rsidRPr="00F9658A" w:rsidDel="000B391F">
          <w:rPr>
            <w:color w:val="002060"/>
            <w:lang w:val="en-US"/>
          </w:rPr>
          <w:delText>it is important to understand the</w:delText>
        </w:r>
        <w:r w:rsidR="00045BFE" w:rsidRPr="00F9658A" w:rsidDel="000B391F">
          <w:rPr>
            <w:color w:val="002060"/>
            <w:lang w:val="en-US"/>
          </w:rPr>
          <w:delText xml:space="preserve"> demographic drivers</w:delText>
        </w:r>
      </w:del>
      <w:r w:rsidR="00DA1F9E" w:rsidRPr="00F9658A">
        <w:rPr>
          <w:color w:val="002060"/>
          <w:lang w:val="en-US"/>
        </w:rPr>
        <w:t>.</w:t>
      </w:r>
    </w:p>
    <w:p w14:paraId="4AEC8191" w14:textId="77777777" w:rsidR="005C2582" w:rsidRDefault="005C2582" w:rsidP="00967CCA">
      <w:pPr>
        <w:pStyle w:val="NormalWeb"/>
        <w:spacing w:before="0" w:beforeAutospacing="0" w:after="0" w:afterAutospacing="0"/>
        <w:rPr>
          <w:ins w:id="161" w:author="Steffen Oppel" w:date="2025-10-06T08:17:00Z" w16du:dateUtc="2025-10-06T06:17:00Z"/>
          <w:color w:val="002060"/>
          <w:lang w:val="en-US"/>
        </w:rPr>
      </w:pPr>
    </w:p>
    <w:p w14:paraId="7F9A40F7" w14:textId="56C57D1B" w:rsidR="005C2582" w:rsidRDefault="005C2582" w:rsidP="00967CCA">
      <w:pPr>
        <w:pStyle w:val="NormalWeb"/>
        <w:spacing w:before="0" w:beforeAutospacing="0" w:after="0" w:afterAutospacing="0"/>
        <w:rPr>
          <w:ins w:id="162" w:author="Steffen Oppel" w:date="2025-10-07T10:24:00Z" w16du:dateUtc="2025-10-07T08:24:00Z"/>
          <w:color w:val="002060"/>
          <w:lang w:val="en-US"/>
        </w:rPr>
      </w:pPr>
      <w:ins w:id="163" w:author="Steffen Oppel" w:date="2025-10-06T08:17:00Z" w16du:dateUtc="2025-10-06T06:17:00Z">
        <w:r>
          <w:rPr>
            <w:color w:val="002060"/>
            <w:lang w:val="en-US"/>
          </w:rPr>
          <w:t xml:space="preserve">We did not include </w:t>
        </w:r>
        <w:r w:rsidR="00E41B9A">
          <w:rPr>
            <w:color w:val="002060"/>
            <w:lang w:val="en-US"/>
          </w:rPr>
          <w:t>an ecological niche analysis or a species distribution model be</w:t>
        </w:r>
      </w:ins>
      <w:ins w:id="164" w:author="Steffen Oppel" w:date="2025-10-06T08:18:00Z" w16du:dateUtc="2025-10-06T06:18:00Z">
        <w:r w:rsidR="00E41B9A">
          <w:rPr>
            <w:color w:val="002060"/>
            <w:lang w:val="en-US"/>
          </w:rPr>
          <w:t>cause t</w:t>
        </w:r>
      </w:ins>
      <w:moveToRangeStart w:id="165" w:author="Steffen Oppel" w:date="2025-10-06T08:18:00Z" w:name="move210631107"/>
      <w:moveTo w:id="166" w:author="Steffen Oppel" w:date="2025-10-06T08:18:00Z" w16du:dateUtc="2025-10-06T06:18:00Z">
        <w:del w:id="167" w:author="Steffen Oppel" w:date="2025-10-06T08:18:00Z" w16du:dateUtc="2025-10-06T06:18:00Z">
          <w:r w:rsidR="00E41B9A" w:rsidRPr="00F9658A" w:rsidDel="00E41B9A">
            <w:rPr>
              <w:color w:val="002060"/>
              <w:lang w:val="en-US"/>
            </w:rPr>
            <w:delText>T</w:delText>
          </w:r>
        </w:del>
        <w:r w:rsidR="00E41B9A" w:rsidRPr="00F9658A">
          <w:rPr>
            <w:color w:val="002060"/>
            <w:lang w:val="en-US"/>
          </w:rPr>
          <w:t xml:space="preserve">he Aquatic Warbler is a strict habitat specialist that only breeds in mesotrophic fens, </w:t>
        </w:r>
      </w:moveTo>
      <w:ins w:id="168" w:author="Steffen Oppel" w:date="2025-10-06T08:18:00Z" w16du:dateUtc="2025-10-06T06:18:00Z">
        <w:r w:rsidR="00E41B9A">
          <w:rPr>
            <w:color w:val="002060"/>
            <w:lang w:val="en-US"/>
          </w:rPr>
          <w:t xml:space="preserve">and </w:t>
        </w:r>
      </w:ins>
      <w:moveTo w:id="169" w:author="Steffen Oppel" w:date="2025-10-06T08:18:00Z" w16du:dateUtc="2025-10-06T06:18:00Z">
        <w:r w:rsidR="00E41B9A" w:rsidRPr="00F9658A">
          <w:rPr>
            <w:color w:val="002060"/>
            <w:lang w:val="en-US"/>
          </w:rPr>
          <w:t>the ecological niche and habitat requirements of this species are very well known and studied.</w:t>
        </w:r>
      </w:moveTo>
      <w:moveToRangeEnd w:id="165"/>
      <w:ins w:id="170" w:author="Steffen Oppel" w:date="2025-10-06T08:18:00Z" w16du:dateUtc="2025-10-06T06:18:00Z">
        <w:r w:rsidR="00E41B9A">
          <w:rPr>
            <w:color w:val="002060"/>
            <w:lang w:val="en-US"/>
          </w:rPr>
          <w:t xml:space="preserve"> Because the population of the species is now much smaller than in the past, and recent restoration activities have restored habitat that cannot c</w:t>
        </w:r>
      </w:ins>
      <w:ins w:id="171" w:author="Steffen Oppel" w:date="2025-10-06T08:19:00Z" w16du:dateUtc="2025-10-06T06:19:00Z">
        <w:r w:rsidR="00E41B9A">
          <w:rPr>
            <w:color w:val="002060"/>
            <w:lang w:val="en-US"/>
          </w:rPr>
          <w:t>urrently be occupied (because the population is too small), an</w:t>
        </w:r>
      </w:ins>
      <w:ins w:id="172" w:author="Steffen Oppel" w:date="2025-10-07T09:04:00Z" w16du:dateUtc="2025-10-07T07:04:00Z">
        <w:r w:rsidR="00402646">
          <w:rPr>
            <w:color w:val="002060"/>
            <w:lang w:val="en-US"/>
          </w:rPr>
          <w:t>y</w:t>
        </w:r>
      </w:ins>
      <w:ins w:id="173" w:author="Steffen Oppel" w:date="2025-10-06T08:19:00Z" w16du:dateUtc="2025-10-06T06:19:00Z">
        <w:r w:rsidR="00E41B9A">
          <w:rPr>
            <w:color w:val="002060"/>
            <w:lang w:val="en-US"/>
          </w:rPr>
          <w:t xml:space="preserve"> distribution or occupancy model would have to account for the extremely complex colonization and extinction processes, for which there are insufficient data.</w:t>
        </w:r>
      </w:ins>
    </w:p>
    <w:p w14:paraId="5A60007A" w14:textId="77777777" w:rsidR="00CF4F44" w:rsidRDefault="00CF4F44" w:rsidP="00967CCA">
      <w:pPr>
        <w:pStyle w:val="NormalWeb"/>
        <w:spacing w:before="0" w:beforeAutospacing="0" w:after="0" w:afterAutospacing="0"/>
        <w:rPr>
          <w:ins w:id="174" w:author="Steffen Oppel" w:date="2025-10-07T10:24:00Z" w16du:dateUtc="2025-10-07T08:24:00Z"/>
          <w:color w:val="002060"/>
          <w:lang w:val="en-US"/>
        </w:rPr>
      </w:pPr>
    </w:p>
    <w:p w14:paraId="03A17C63" w14:textId="4A32CFAC" w:rsidR="00CF4F44" w:rsidRDefault="00CF4F44" w:rsidP="00967CCA">
      <w:pPr>
        <w:pStyle w:val="NormalWeb"/>
        <w:spacing w:before="0" w:beforeAutospacing="0" w:after="0" w:afterAutospacing="0"/>
        <w:rPr>
          <w:ins w:id="175" w:author="Steffen Oppel" w:date="2025-10-06T08:19:00Z" w16du:dateUtc="2025-10-06T06:19:00Z"/>
          <w:color w:val="002060"/>
          <w:lang w:val="en-US"/>
        </w:rPr>
      </w:pPr>
      <w:ins w:id="176" w:author="Steffen Oppel" w:date="2025-10-07T10:24:00Z" w16du:dateUtc="2025-10-07T08:24:00Z">
        <w:r>
          <w:rPr>
            <w:color w:val="002060"/>
            <w:lang w:val="en-US"/>
          </w:rPr>
          <w:t xml:space="preserve">We have, however, clarified in the methods </w:t>
        </w:r>
        <w:r>
          <w:rPr>
            <w:color w:val="002060"/>
            <w:lang w:val="en-US"/>
          </w:rPr>
          <w:t>that the habitat for the species is management dependent</w:t>
        </w:r>
        <w:r w:rsidR="005833CC">
          <w:rPr>
            <w:color w:val="002060"/>
            <w:lang w:val="en-US"/>
          </w:rPr>
          <w:t>, and that the amount of habitat available is therefore a consequence of</w:t>
        </w:r>
      </w:ins>
      <w:ins w:id="177" w:author="Steffen Oppel" w:date="2025-10-07T10:25:00Z" w16du:dateUtc="2025-10-07T08:25:00Z">
        <w:r w:rsidR="005833CC">
          <w:rPr>
            <w:color w:val="002060"/>
            <w:lang w:val="en-US"/>
          </w:rPr>
          <w:t xml:space="preserve"> political will and financial investment</w:t>
        </w:r>
      </w:ins>
      <w:ins w:id="178" w:author="Steffen Oppel" w:date="2025-10-07T10:24:00Z" w16du:dateUtc="2025-10-07T08:24:00Z">
        <w:r>
          <w:rPr>
            <w:color w:val="002060"/>
            <w:lang w:val="en-US"/>
          </w:rPr>
          <w:t xml:space="preserve"> (L. 393-399).</w:t>
        </w:r>
      </w:ins>
    </w:p>
    <w:p w14:paraId="14A6F418" w14:textId="77777777" w:rsidR="00E41B9A" w:rsidRDefault="00E41B9A" w:rsidP="00967CCA">
      <w:pPr>
        <w:pStyle w:val="NormalWeb"/>
        <w:spacing w:before="0" w:beforeAutospacing="0" w:after="0" w:afterAutospacing="0"/>
        <w:rPr>
          <w:ins w:id="179" w:author="Steffen Oppel" w:date="2025-10-06T08:19:00Z" w16du:dateUtc="2025-10-06T06:19:00Z"/>
          <w:color w:val="002060"/>
          <w:lang w:val="en-US"/>
        </w:rPr>
      </w:pPr>
    </w:p>
    <w:p w14:paraId="2EE0F366" w14:textId="1FEE0A2A" w:rsidR="00CF4F44" w:rsidRDefault="00D30F66" w:rsidP="00967CCA">
      <w:pPr>
        <w:pStyle w:val="NormalWeb"/>
        <w:spacing w:before="0" w:beforeAutospacing="0" w:after="0" w:afterAutospacing="0"/>
        <w:rPr>
          <w:ins w:id="180" w:author="Steffen Oppel" w:date="2025-10-07T10:24:00Z" w16du:dateUtc="2025-10-07T08:24:00Z"/>
          <w:color w:val="002060"/>
          <w:lang w:val="en-US"/>
        </w:rPr>
      </w:pPr>
      <w:ins w:id="181" w:author="Steffen Oppel" w:date="2025-10-06T08:19:00Z" w16du:dateUtc="2025-10-06T06:19:00Z">
        <w:r>
          <w:rPr>
            <w:color w:val="002060"/>
            <w:lang w:val="en-US"/>
          </w:rPr>
          <w:t xml:space="preserve">Besides adding another level of complexity to the </w:t>
        </w:r>
      </w:ins>
      <w:ins w:id="182" w:author="Steffen Oppel" w:date="2025-10-06T08:20:00Z" w16du:dateUtc="2025-10-06T06:20:00Z">
        <w:r>
          <w:rPr>
            <w:color w:val="002060"/>
            <w:lang w:val="en-US"/>
          </w:rPr>
          <w:t>manuscript, a</w:t>
        </w:r>
      </w:ins>
      <w:ins w:id="183" w:author="Steffen Oppel" w:date="2025-10-06T08:23:00Z" w16du:dateUtc="2025-10-06T06:23:00Z">
        <w:r w:rsidR="00953C1C">
          <w:rPr>
            <w:color w:val="002060"/>
            <w:lang w:val="en-US"/>
          </w:rPr>
          <w:t xml:space="preserve">n SDM / ENFA would not overcome the critical assumptions underlying our future scenarios: </w:t>
        </w:r>
        <w:r w:rsidR="00EA53F8">
          <w:rPr>
            <w:color w:val="002060"/>
            <w:lang w:val="en-US"/>
          </w:rPr>
          <w:t>even if we had an appropria</w:t>
        </w:r>
      </w:ins>
      <w:ins w:id="184" w:author="Steffen Oppel" w:date="2025-10-06T08:24:00Z" w16du:dateUtc="2025-10-06T06:24:00Z">
        <w:r w:rsidR="00EA53F8">
          <w:rPr>
            <w:color w:val="002060"/>
            <w:lang w:val="en-US"/>
          </w:rPr>
          <w:t>te model providing a continuous probability of occurrence or habitat suitability</w:t>
        </w:r>
        <w:r w:rsidR="00F71966">
          <w:rPr>
            <w:color w:val="002060"/>
            <w:lang w:val="en-US"/>
          </w:rPr>
          <w:t>, we would still need to make an arbitrary decision what level of pro</w:t>
        </w:r>
      </w:ins>
      <w:ins w:id="185" w:author="Steffen Oppel" w:date="2025-10-06T08:25:00Z" w16du:dateUtc="2025-10-06T06:25:00Z">
        <w:r w:rsidR="00F71966">
          <w:rPr>
            <w:color w:val="002060"/>
            <w:lang w:val="en-US"/>
          </w:rPr>
          <w:t xml:space="preserve">bability/suitability would be available for colonization in the future (which depends largely on maintenance efforts and not </w:t>
        </w:r>
        <w:r w:rsidR="00214E71">
          <w:rPr>
            <w:color w:val="002060"/>
            <w:lang w:val="en-US"/>
          </w:rPr>
          <w:t xml:space="preserve">on lack of knowledge where such ‘suitable’ areas would be). Thus, our </w:t>
        </w:r>
      </w:ins>
      <w:ins w:id="186" w:author="Steffen Oppel" w:date="2025-10-06T08:26:00Z" w16du:dateUtc="2025-10-06T06:26:00Z">
        <w:r w:rsidR="00214E71">
          <w:rPr>
            <w:color w:val="002060"/>
            <w:lang w:val="en-US"/>
          </w:rPr>
          <w:t xml:space="preserve">results would rely on the same number of assumptions as in our current manuscript, and we therefore did not include a highly complex </w:t>
        </w:r>
        <w:r w:rsidR="00803D7F">
          <w:rPr>
            <w:color w:val="002060"/>
            <w:lang w:val="en-US"/>
          </w:rPr>
          <w:t xml:space="preserve">SDM or occupancy model in this manuscript as it would not provide an objective quantity of </w:t>
        </w:r>
      </w:ins>
      <w:ins w:id="187" w:author="Steffen Oppel" w:date="2025-10-06T08:27:00Z" w16du:dateUtc="2025-10-06T06:27:00Z">
        <w:r w:rsidR="00803D7F">
          <w:rPr>
            <w:color w:val="002060"/>
            <w:lang w:val="en-US"/>
          </w:rPr>
          <w:t>the amount of habitat available in the future.</w:t>
        </w:r>
      </w:ins>
    </w:p>
    <w:p w14:paraId="0AA805EC" w14:textId="77777777" w:rsidR="00CF4F44" w:rsidRDefault="00CF4F44" w:rsidP="00967CCA">
      <w:pPr>
        <w:pStyle w:val="NormalWeb"/>
        <w:spacing w:before="0" w:beforeAutospacing="0" w:after="0" w:afterAutospacing="0"/>
        <w:rPr>
          <w:ins w:id="188" w:author="Steffen Oppel" w:date="2025-10-07T10:24:00Z" w16du:dateUtc="2025-10-07T08:24:00Z"/>
          <w:color w:val="002060"/>
          <w:lang w:val="en-US"/>
        </w:rPr>
      </w:pPr>
    </w:p>
    <w:p w14:paraId="0C5F2E6E" w14:textId="3E38E7C4" w:rsidR="00E41B9A" w:rsidRPr="00F9658A" w:rsidDel="00CF4F44" w:rsidRDefault="00E41B9A" w:rsidP="00967CCA">
      <w:pPr>
        <w:pStyle w:val="NormalWeb"/>
        <w:spacing w:before="0" w:beforeAutospacing="0" w:after="0" w:afterAutospacing="0"/>
        <w:rPr>
          <w:del w:id="189" w:author="Steffen Oppel" w:date="2025-10-07T10:24:00Z" w16du:dateUtc="2025-10-07T08:24:00Z"/>
          <w:color w:val="002060"/>
          <w:lang w:val="en-US"/>
        </w:rPr>
      </w:pPr>
    </w:p>
    <w:p w14:paraId="128EB377" w14:textId="0125841A" w:rsidR="00967CCA" w:rsidRPr="00F9658A" w:rsidRDefault="00E03F86" w:rsidP="00967CCA">
      <w:pPr>
        <w:pStyle w:val="NormalWeb"/>
        <w:spacing w:before="0" w:beforeAutospacing="0" w:after="0" w:afterAutospacing="0"/>
        <w:rPr>
          <w:lang w:val="en-US"/>
        </w:rPr>
      </w:pPr>
      <w:r w:rsidRPr="00F9658A">
        <w:rPr>
          <w:lang w:val="en-US"/>
        </w:rPr>
        <w:br/>
        <w:t>Also, I found some ideas ambiguous or irrelevant. For example:</w:t>
      </w:r>
      <w:r w:rsidRPr="00F9658A">
        <w:rPr>
          <w:lang w:val="en-US"/>
        </w:rPr>
        <w:br/>
        <w:t xml:space="preserve">- </w:t>
      </w:r>
      <w:bookmarkStart w:id="190" w:name="_Hlk208572414"/>
      <w:bookmarkStart w:id="191" w:name="_Hlk208572891"/>
      <w:r w:rsidRPr="00F9658A">
        <w:rPr>
          <w:lang w:val="en-US"/>
        </w:rPr>
        <w:t>Title seems an inappropriate for the current manuscript. 'Reinforcement' is actually an ambiguous term</w:t>
      </w:r>
      <w:bookmarkEnd w:id="190"/>
      <w:r w:rsidRPr="00F9658A">
        <w:rPr>
          <w:lang w:val="en-US"/>
        </w:rPr>
        <w:t>.</w:t>
      </w:r>
    </w:p>
    <w:bookmarkEnd w:id="191"/>
    <w:p w14:paraId="7C70ED26" w14:textId="684A0DEB" w:rsidR="00967CCA" w:rsidRPr="00F9658A" w:rsidRDefault="00967CCA">
      <w:pPr>
        <w:pStyle w:val="NormalWeb"/>
        <w:spacing w:after="0"/>
        <w:rPr>
          <w:color w:val="FF0000"/>
          <w:lang w:val="en-US"/>
        </w:rPr>
        <w:pPrChange w:id="192" w:author="Steffen Oppel" w:date="2025-10-06T10:19:00Z" w16du:dateUtc="2025-10-06T08:19:00Z">
          <w:pPr>
            <w:pStyle w:val="NormalWeb"/>
            <w:spacing w:before="0" w:beforeAutospacing="0" w:after="0" w:afterAutospacing="0"/>
          </w:pPr>
        </w:pPrChange>
      </w:pPr>
      <w:r w:rsidRPr="00F9658A">
        <w:rPr>
          <w:color w:val="FF0000"/>
          <w:lang w:val="en-US"/>
        </w:rPr>
        <w:t xml:space="preserve"># </w:t>
      </w:r>
      <w:del w:id="193" w:author="Steffen Oppel" w:date="2025-10-06T10:15:00Z" w16du:dateUtc="2025-10-06T08:15:00Z">
        <w:r w:rsidRPr="00F9658A" w:rsidDel="00AD14AE">
          <w:rPr>
            <w:color w:val="FF0000"/>
            <w:lang w:val="en-US"/>
          </w:rPr>
          <w:delText>change</w:delText>
        </w:r>
        <w:r w:rsidR="00E860F7" w:rsidRPr="00F9658A" w:rsidDel="00AD14AE">
          <w:rPr>
            <w:color w:val="FF0000"/>
            <w:lang w:val="en-US"/>
          </w:rPr>
          <w:delText>d to „Reinforcement by translocation</w:delText>
        </w:r>
        <w:r w:rsidR="00240031" w:rsidRPr="00F9658A" w:rsidDel="00AD14AE">
          <w:rPr>
            <w:color w:val="FF0000"/>
            <w:lang w:val="en-US"/>
          </w:rPr>
          <w:delText xml:space="preserve"> alone</w:delText>
        </w:r>
        <w:r w:rsidR="00E860F7" w:rsidRPr="00F9658A" w:rsidDel="00AD14AE">
          <w:rPr>
            <w:color w:val="FF0000"/>
            <w:lang w:val="en-US"/>
          </w:rPr>
          <w:delText>…“</w:delText>
        </w:r>
      </w:del>
      <w:ins w:id="194" w:author="Steffen Oppel" w:date="2025-10-06T10:15:00Z" w16du:dateUtc="2025-10-06T08:15:00Z">
        <w:r w:rsidR="00AD14AE">
          <w:rPr>
            <w:color w:val="FF0000"/>
            <w:lang w:val="en-US"/>
          </w:rPr>
          <w:t xml:space="preserve">We disagree because ‘reinforcement’ is the precise and accurate title for the management option </w:t>
        </w:r>
      </w:ins>
      <w:ins w:id="195" w:author="Steffen Oppel" w:date="2025-10-06T10:26:00Z" w16du:dateUtc="2025-10-06T08:26:00Z">
        <w:r w:rsidR="00EE5ABE">
          <w:rPr>
            <w:color w:val="FF0000"/>
            <w:lang w:val="en-US"/>
          </w:rPr>
          <w:t>described in this manuscript</w:t>
        </w:r>
      </w:ins>
      <w:ins w:id="196" w:author="Steffen Oppel" w:date="2025-10-06T10:15:00Z" w16du:dateUtc="2025-10-06T08:15:00Z">
        <w:r w:rsidR="00AD14AE">
          <w:rPr>
            <w:color w:val="FF0000"/>
            <w:lang w:val="en-US"/>
          </w:rPr>
          <w:t>, namely ‘</w:t>
        </w:r>
      </w:ins>
      <w:ins w:id="197" w:author="Steffen Oppel" w:date="2025-10-06T10:19:00Z" w16du:dateUtc="2025-10-06T08:19:00Z">
        <w:r w:rsidR="00110BFD" w:rsidRPr="00110BFD">
          <w:rPr>
            <w:color w:val="FF0000"/>
            <w:lang w:val="en-US"/>
          </w:rPr>
          <w:t>the intentional</w:t>
        </w:r>
        <w:r w:rsidR="00F24693">
          <w:rPr>
            <w:color w:val="FF0000"/>
            <w:lang w:val="en-US"/>
          </w:rPr>
          <w:t xml:space="preserve"> </w:t>
        </w:r>
        <w:r w:rsidR="00110BFD" w:rsidRPr="00110BFD">
          <w:rPr>
            <w:color w:val="FF0000"/>
            <w:lang w:val="en-US"/>
          </w:rPr>
          <w:t>movement and release of an</w:t>
        </w:r>
        <w:r w:rsidR="00F24693">
          <w:rPr>
            <w:color w:val="FF0000"/>
            <w:lang w:val="en-US"/>
          </w:rPr>
          <w:t xml:space="preserve"> </w:t>
        </w:r>
        <w:r w:rsidR="00110BFD" w:rsidRPr="00110BFD">
          <w:rPr>
            <w:color w:val="FF0000"/>
            <w:lang w:val="en-US"/>
          </w:rPr>
          <w:t>organism into an existing population</w:t>
        </w:r>
        <w:r w:rsidR="00F24693">
          <w:rPr>
            <w:color w:val="FF0000"/>
            <w:lang w:val="en-US"/>
          </w:rPr>
          <w:t xml:space="preserve"> </w:t>
        </w:r>
        <w:r w:rsidR="00110BFD" w:rsidRPr="00110BFD">
          <w:rPr>
            <w:color w:val="FF0000"/>
            <w:lang w:val="en-US"/>
          </w:rPr>
          <w:t>of conspecifics</w:t>
        </w:r>
      </w:ins>
      <w:ins w:id="198" w:author="Steffen Oppel" w:date="2025-10-06T10:16:00Z" w16du:dateUtc="2025-10-06T08:16:00Z">
        <w:r w:rsidR="004C75A3">
          <w:rPr>
            <w:color w:val="FF0000"/>
            <w:lang w:val="en-US"/>
          </w:rPr>
          <w:t xml:space="preserve">’. This is a distinct term </w:t>
        </w:r>
      </w:ins>
      <w:ins w:id="199" w:author="Steffen Oppel" w:date="2025-10-06T10:20:00Z" w16du:dateUtc="2025-10-06T08:20:00Z">
        <w:r w:rsidR="00F24693">
          <w:rPr>
            <w:color w:val="FF0000"/>
            <w:lang w:val="en-US"/>
          </w:rPr>
          <w:t xml:space="preserve">defined </w:t>
        </w:r>
      </w:ins>
      <w:ins w:id="200" w:author="Steffen Oppel" w:date="2025-10-06T10:16:00Z" w16du:dateUtc="2025-10-06T08:16:00Z">
        <w:r w:rsidR="004C75A3">
          <w:rPr>
            <w:color w:val="FF0000"/>
            <w:lang w:val="en-US"/>
          </w:rPr>
          <w:t xml:space="preserve">by the IUCN </w:t>
        </w:r>
      </w:ins>
      <w:ins w:id="201" w:author="Steffen Oppel" w:date="2025-10-06T10:17:00Z" w16du:dateUtc="2025-10-06T08:17:00Z">
        <w:r w:rsidR="004B723C">
          <w:rPr>
            <w:color w:val="FF0000"/>
            <w:lang w:val="en-US"/>
          </w:rPr>
          <w:t>(</w:t>
        </w:r>
        <w:r w:rsidR="004B723C">
          <w:rPr>
            <w:color w:val="FF0000"/>
            <w:lang w:val="en-US"/>
          </w:rPr>
          <w:fldChar w:fldCharType="begin"/>
        </w:r>
        <w:r w:rsidR="004B723C">
          <w:rPr>
            <w:color w:val="FF0000"/>
            <w:lang w:val="en-US"/>
          </w:rPr>
          <w:instrText>HYPERLINK "</w:instrText>
        </w:r>
        <w:r w:rsidR="004B723C" w:rsidRPr="004B723C">
          <w:rPr>
            <w:color w:val="FF0000"/>
            <w:lang w:val="en-US"/>
          </w:rPr>
          <w:instrText>https://portals.iucn.org/library/efiles/documents/2013-009.pdf</w:instrText>
        </w:r>
        <w:r w:rsidR="004B723C">
          <w:rPr>
            <w:color w:val="FF0000"/>
            <w:lang w:val="en-US"/>
          </w:rPr>
          <w:instrText>"</w:instrText>
        </w:r>
        <w:r w:rsidR="004B723C">
          <w:rPr>
            <w:color w:val="FF0000"/>
            <w:lang w:val="en-US"/>
          </w:rPr>
        </w:r>
        <w:r w:rsidR="004B723C">
          <w:rPr>
            <w:color w:val="FF0000"/>
            <w:lang w:val="en-US"/>
          </w:rPr>
          <w:fldChar w:fldCharType="separate"/>
        </w:r>
        <w:r w:rsidR="004B723C" w:rsidRPr="00B83E1A">
          <w:rPr>
            <w:rStyle w:val="Hyperlink"/>
            <w:lang w:val="en-US"/>
          </w:rPr>
          <w:t>https://portals.iucn.org/library/efiles/documents/2013-009.pdf</w:t>
        </w:r>
        <w:r w:rsidR="004B723C">
          <w:rPr>
            <w:color w:val="FF0000"/>
            <w:lang w:val="en-US"/>
          </w:rPr>
          <w:fldChar w:fldCharType="end"/>
        </w:r>
      </w:ins>
      <w:ins w:id="202" w:author="Steffen Oppel" w:date="2025-10-06T10:20:00Z" w16du:dateUtc="2025-10-06T08:20:00Z">
        <w:r w:rsidR="00F24693">
          <w:rPr>
            <w:color w:val="FF0000"/>
            <w:lang w:val="en-US"/>
          </w:rPr>
          <w:t>, page 12</w:t>
        </w:r>
      </w:ins>
      <w:ins w:id="203" w:author="Steffen Oppel" w:date="2025-10-06T10:17:00Z" w16du:dateUtc="2025-10-06T08:17:00Z">
        <w:r w:rsidR="004B723C">
          <w:rPr>
            <w:color w:val="FF0000"/>
            <w:lang w:val="en-US"/>
          </w:rPr>
          <w:t xml:space="preserve">) </w:t>
        </w:r>
      </w:ins>
      <w:ins w:id="204" w:author="Steffen Oppel" w:date="2025-10-06T10:24:00Z" w16du:dateUtc="2025-10-06T08:24:00Z">
        <w:r w:rsidR="006C798D">
          <w:rPr>
            <w:color w:val="FF0000"/>
            <w:lang w:val="en-US"/>
          </w:rPr>
          <w:t>and leading scholars (</w:t>
        </w:r>
        <w:r w:rsidR="006C798D" w:rsidRPr="00DC0F86">
          <w:rPr>
            <w:color w:val="FF0000"/>
            <w:lang w:val="en-US"/>
          </w:rPr>
          <w:t>Seddon</w:t>
        </w:r>
        <w:r w:rsidR="006C798D">
          <w:rPr>
            <w:color w:val="FF0000"/>
            <w:lang w:val="en-US"/>
          </w:rPr>
          <w:t xml:space="preserve"> et al</w:t>
        </w:r>
        <w:r w:rsidR="006C798D" w:rsidRPr="00DC0F86">
          <w:rPr>
            <w:color w:val="FF0000"/>
            <w:lang w:val="en-US"/>
          </w:rPr>
          <w:t xml:space="preserve">. 2014. Reversing defaunation: restoring species in a changing world. Science </w:t>
        </w:r>
        <w:r w:rsidR="006C798D" w:rsidRPr="00DC0F86">
          <w:rPr>
            <w:b/>
            <w:bCs/>
            <w:color w:val="FF0000"/>
            <w:lang w:val="en-US"/>
          </w:rPr>
          <w:t>345</w:t>
        </w:r>
        <w:r w:rsidR="006C798D" w:rsidRPr="00DC0F86">
          <w:rPr>
            <w:color w:val="FF0000"/>
            <w:lang w:val="en-US"/>
          </w:rPr>
          <w:t>:406-412</w:t>
        </w:r>
        <w:r w:rsidR="001859E9">
          <w:rPr>
            <w:color w:val="FF0000"/>
            <w:lang w:val="en-US"/>
          </w:rPr>
          <w:t xml:space="preserve">) </w:t>
        </w:r>
      </w:ins>
      <w:ins w:id="205" w:author="Steffen Oppel" w:date="2025-10-06T10:16:00Z" w16du:dateUtc="2025-10-06T08:16:00Z">
        <w:r w:rsidR="004C75A3">
          <w:rPr>
            <w:color w:val="FF0000"/>
            <w:lang w:val="en-US"/>
          </w:rPr>
          <w:t xml:space="preserve">and we </w:t>
        </w:r>
      </w:ins>
      <w:ins w:id="206" w:author="Steffen Oppel" w:date="2025-10-07T09:05:00Z" w16du:dateUtc="2025-10-07T07:05:00Z">
        <w:r w:rsidR="00CD52B7">
          <w:rPr>
            <w:color w:val="FF0000"/>
            <w:lang w:val="en-US"/>
          </w:rPr>
          <w:t xml:space="preserve">deliberately </w:t>
        </w:r>
      </w:ins>
      <w:ins w:id="207" w:author="Steffen Oppel" w:date="2025-10-06T10:16:00Z" w16du:dateUtc="2025-10-06T08:16:00Z">
        <w:r w:rsidR="004C75A3">
          <w:rPr>
            <w:color w:val="FF0000"/>
            <w:lang w:val="en-US"/>
          </w:rPr>
          <w:t>chose and retained this term for that reason</w:t>
        </w:r>
      </w:ins>
      <w:ins w:id="208" w:author="Steffen Oppel" w:date="2025-10-06T10:20:00Z" w16du:dateUtc="2025-10-06T08:20:00Z">
        <w:r w:rsidR="00F24693">
          <w:rPr>
            <w:color w:val="FF0000"/>
            <w:lang w:val="en-US"/>
          </w:rPr>
          <w:t>.</w:t>
        </w:r>
      </w:ins>
    </w:p>
    <w:p w14:paraId="75B80EE6" w14:textId="77777777" w:rsidR="00967CCA" w:rsidRPr="00F9658A" w:rsidRDefault="00E03F86" w:rsidP="00967CCA">
      <w:pPr>
        <w:pStyle w:val="NormalWeb"/>
        <w:spacing w:before="0" w:beforeAutospacing="0" w:after="0" w:afterAutospacing="0"/>
        <w:rPr>
          <w:lang w:val="en-US"/>
        </w:rPr>
      </w:pPr>
      <w:r w:rsidRPr="00F9658A">
        <w:rPr>
          <w:lang w:val="en-US"/>
        </w:rPr>
        <w:br/>
        <w:t xml:space="preserve">- </w:t>
      </w:r>
      <w:bookmarkStart w:id="209" w:name="_Hlk208572915"/>
      <w:r w:rsidRPr="00F9658A">
        <w:rPr>
          <w:lang w:val="en-US"/>
        </w:rPr>
        <w:t xml:space="preserve">Lines 82-99: </w:t>
      </w:r>
      <w:bookmarkStart w:id="210" w:name="_Hlk208572388"/>
      <w:r w:rsidRPr="00F9658A">
        <w:rPr>
          <w:lang w:val="en-US"/>
        </w:rPr>
        <w:t xml:space="preserve">Most of the information on Acrocephalus </w:t>
      </w:r>
      <w:proofErr w:type="spellStart"/>
      <w:r w:rsidRPr="00F9658A">
        <w:rPr>
          <w:lang w:val="en-US"/>
        </w:rPr>
        <w:t>paludicola</w:t>
      </w:r>
      <w:proofErr w:type="spellEnd"/>
      <w:r w:rsidRPr="00F9658A">
        <w:rPr>
          <w:lang w:val="en-US"/>
        </w:rPr>
        <w:t xml:space="preserve"> focuses on its demographics and anthropogenic threats. However, this information is insufficient to justify its translocation or reinforcement to establish a viable population. I'm not saying this isn't important, but it's quite common to include only this type of information for conservation efforts. Remember that other avian species are listed in the highest risk categories on the IUCN Red List. It would be worthwhile to include the ecological significance and other data that would allow for an assessment of the importance of A. </w:t>
      </w:r>
      <w:proofErr w:type="spellStart"/>
      <w:r w:rsidRPr="00F9658A">
        <w:rPr>
          <w:lang w:val="en-US"/>
        </w:rPr>
        <w:t>paludicola</w:t>
      </w:r>
      <w:proofErr w:type="spellEnd"/>
      <w:r w:rsidRPr="00F9658A">
        <w:rPr>
          <w:lang w:val="en-US"/>
        </w:rPr>
        <w:t>.</w:t>
      </w:r>
    </w:p>
    <w:bookmarkEnd w:id="209"/>
    <w:bookmarkEnd w:id="210"/>
    <w:p w14:paraId="1EE6B1E4" w14:textId="4BB9FFF2" w:rsidR="00967CCA" w:rsidRPr="00F9658A" w:rsidRDefault="00967CCA" w:rsidP="00967CCA">
      <w:pPr>
        <w:pStyle w:val="NormalWeb"/>
        <w:spacing w:before="0" w:beforeAutospacing="0" w:after="0" w:afterAutospacing="0"/>
        <w:rPr>
          <w:color w:val="002060"/>
          <w:lang w:val="en-US"/>
        </w:rPr>
      </w:pPr>
      <w:r w:rsidRPr="00F9658A">
        <w:rPr>
          <w:color w:val="002060"/>
          <w:lang w:val="en-US"/>
        </w:rPr>
        <w:t># added</w:t>
      </w:r>
      <w:r w:rsidR="00240031" w:rsidRPr="00F9658A">
        <w:rPr>
          <w:color w:val="002060"/>
          <w:lang w:val="en-US"/>
        </w:rPr>
        <w:t xml:space="preserve"> and rephrased this section</w:t>
      </w:r>
    </w:p>
    <w:p w14:paraId="472211B6" w14:textId="77777777" w:rsidR="00967CCA" w:rsidRPr="00F9658A" w:rsidRDefault="00E03F86" w:rsidP="00967CCA">
      <w:pPr>
        <w:pStyle w:val="NormalWeb"/>
        <w:spacing w:before="0" w:beforeAutospacing="0" w:after="0" w:afterAutospacing="0"/>
        <w:rPr>
          <w:lang w:val="en-US"/>
        </w:rPr>
      </w:pPr>
      <w:r w:rsidRPr="00F9658A">
        <w:rPr>
          <w:lang w:val="en-US"/>
        </w:rPr>
        <w:lastRenderedPageBreak/>
        <w:br/>
        <w:t xml:space="preserve">- Line 88: </w:t>
      </w:r>
      <w:bookmarkStart w:id="211" w:name="_Hlk208572350"/>
      <w:r w:rsidRPr="00F9658A">
        <w:rPr>
          <w:lang w:val="en-US"/>
        </w:rPr>
        <w:t>This is ambiguous! What are the authors referring to? Low population? Is it a rarely observed avian species? Does it have any significant particular behavior?</w:t>
      </w:r>
    </w:p>
    <w:bookmarkEnd w:id="211"/>
    <w:p w14:paraId="2B97F337" w14:textId="271182C6" w:rsidR="00967CCA" w:rsidRPr="00F9658A" w:rsidRDefault="00967CCA" w:rsidP="00967CCA">
      <w:pPr>
        <w:pStyle w:val="NormalWeb"/>
        <w:spacing w:before="0" w:beforeAutospacing="0" w:after="0" w:afterAutospacing="0"/>
        <w:rPr>
          <w:color w:val="002060"/>
          <w:lang w:val="en-US"/>
        </w:rPr>
      </w:pPr>
      <w:r w:rsidRPr="00F9658A">
        <w:rPr>
          <w:color w:val="002060"/>
          <w:lang w:val="en-US"/>
        </w:rPr>
        <w:t xml:space="preserve"># </w:t>
      </w:r>
      <w:r w:rsidR="00A80E2C" w:rsidRPr="00F9658A">
        <w:rPr>
          <w:color w:val="002060"/>
          <w:lang w:val="en-US"/>
        </w:rPr>
        <w:t>rephrased</w:t>
      </w:r>
    </w:p>
    <w:p w14:paraId="1D0FC027" w14:textId="12B457C6" w:rsidR="00967CCA" w:rsidRPr="00F9658A" w:rsidRDefault="00E03F86" w:rsidP="00967CCA">
      <w:pPr>
        <w:pStyle w:val="NormalWeb"/>
        <w:spacing w:before="0" w:beforeAutospacing="0" w:after="0" w:afterAutospacing="0"/>
        <w:rPr>
          <w:lang w:val="en-US"/>
        </w:rPr>
      </w:pPr>
      <w:r w:rsidRPr="00F9658A">
        <w:rPr>
          <w:lang w:val="en-US"/>
        </w:rPr>
        <w:br/>
        <w:t xml:space="preserve">- </w:t>
      </w:r>
      <w:bookmarkStart w:id="212" w:name="_Hlk208572990"/>
      <w:r w:rsidRPr="00F9658A">
        <w:rPr>
          <w:lang w:val="en-US"/>
        </w:rPr>
        <w:t xml:space="preserve">Lines 350-353: </w:t>
      </w:r>
      <w:bookmarkStart w:id="213" w:name="_Hlk208572296"/>
      <w:r w:rsidRPr="00F9658A">
        <w:rPr>
          <w:lang w:val="en-US"/>
        </w:rPr>
        <w:t>If reinforcement alone is insufficient, how will the authors increase the amount of habitat necessary for the species' survival? I understand this is a potential conservation measure, but it needs to be clarified. Are there other conservation measures for the species? Will the authors implement these measures? Is citizen and government participation necessary to ensure the species' long-term survival? These should also be clarified.</w:t>
      </w:r>
    </w:p>
    <w:bookmarkEnd w:id="212"/>
    <w:bookmarkEnd w:id="213"/>
    <w:p w14:paraId="02C22C1A" w14:textId="7A7A8EC1" w:rsidR="002020FC" w:rsidRPr="0039127E" w:rsidRDefault="00967CCA" w:rsidP="00967CCA">
      <w:pPr>
        <w:pStyle w:val="NormalWeb"/>
        <w:spacing w:before="0" w:beforeAutospacing="0" w:after="0" w:afterAutospacing="0"/>
        <w:rPr>
          <w:color w:val="002060"/>
          <w:lang w:val="en-US"/>
        </w:rPr>
      </w:pPr>
      <w:r w:rsidRPr="0039127E">
        <w:rPr>
          <w:color w:val="002060"/>
          <w:lang w:val="en-US"/>
        </w:rPr>
        <w:t xml:space="preserve"># </w:t>
      </w:r>
      <w:del w:id="214" w:author="Steffen Oppel" w:date="2025-10-07T09:40:00Z" w16du:dateUtc="2025-10-07T07:40:00Z">
        <w:r w:rsidR="002020FC" w:rsidRPr="0039127E" w:rsidDel="00311266">
          <w:rPr>
            <w:color w:val="002060"/>
            <w:lang w:val="en-US"/>
          </w:rPr>
          <w:delText>added more information about conservation measures and actions planned to increase habitat to the conclusions</w:delText>
        </w:r>
      </w:del>
      <w:ins w:id="215" w:author="Steffen Oppel" w:date="2025-10-07T09:40:00Z" w16du:dateUtc="2025-10-07T07:40:00Z">
        <w:r w:rsidR="00311266">
          <w:rPr>
            <w:color w:val="002060"/>
            <w:lang w:val="en-US"/>
          </w:rPr>
          <w:t>This intro</w:t>
        </w:r>
      </w:ins>
      <w:ins w:id="216" w:author="Steffen Oppel" w:date="2025-10-07T09:41:00Z" w16du:dateUtc="2025-10-07T07:41:00Z">
        <w:r w:rsidR="00933C21">
          <w:rPr>
            <w:color w:val="002060"/>
            <w:lang w:val="en-US"/>
          </w:rPr>
          <w:t>ductory paragraph of the Discussion provides only a higher level synopsis of our key results. Additional details</w:t>
        </w:r>
        <w:r w:rsidR="00EB4BAD">
          <w:rPr>
            <w:color w:val="002060"/>
            <w:lang w:val="en-US"/>
          </w:rPr>
          <w:t xml:space="preserve"> where and how the amount of habitat can be increased and how survival and productivity can be incre</w:t>
        </w:r>
      </w:ins>
      <w:ins w:id="217" w:author="Steffen Oppel" w:date="2025-10-07T09:42:00Z" w16du:dateUtc="2025-10-07T07:42:00Z">
        <w:r w:rsidR="00EB4BAD">
          <w:rPr>
            <w:color w:val="002060"/>
            <w:lang w:val="en-US"/>
          </w:rPr>
          <w:t>ased are provided</w:t>
        </w:r>
        <w:r w:rsidR="00F5132F">
          <w:rPr>
            <w:color w:val="002060"/>
            <w:lang w:val="en-US"/>
          </w:rPr>
          <w:t xml:space="preserve"> further down in the </w:t>
        </w:r>
        <w:proofErr w:type="spellStart"/>
        <w:r w:rsidR="00F5132F">
          <w:rPr>
            <w:color w:val="002060"/>
            <w:lang w:val="en-US"/>
          </w:rPr>
          <w:t>the</w:t>
        </w:r>
        <w:proofErr w:type="spellEnd"/>
        <w:r w:rsidR="00F5132F">
          <w:rPr>
            <w:color w:val="002060"/>
            <w:lang w:val="en-US"/>
          </w:rPr>
          <w:t xml:space="preserve"> Discussion, namely L. XXX</w:t>
        </w:r>
      </w:ins>
    </w:p>
    <w:p w14:paraId="2B3ADC69" w14:textId="1BFE384A" w:rsidR="00E03F86" w:rsidRPr="00F9658A" w:rsidRDefault="00E03F86" w:rsidP="00967CCA">
      <w:pPr>
        <w:pStyle w:val="NormalWeb"/>
        <w:spacing w:before="0" w:beforeAutospacing="0" w:after="0" w:afterAutospacing="0"/>
        <w:rPr>
          <w:lang w:val="en-US"/>
        </w:rPr>
      </w:pPr>
      <w:r w:rsidRPr="00F9658A">
        <w:rPr>
          <w:lang w:val="en-US"/>
        </w:rPr>
        <w:br/>
        <w:t>- It is essential to include geographic distribution and ecological niche analyses to strengthen the work. Demographic parameters alone are insufficient to help develop conservation actions for the study species.</w:t>
      </w:r>
    </w:p>
    <w:p w14:paraId="749A8C91" w14:textId="704A9B7C" w:rsidR="00B13CC5" w:rsidRPr="00F9658A" w:rsidRDefault="006D5F9E" w:rsidP="00B13CC5">
      <w:pPr>
        <w:pStyle w:val="NormalWeb"/>
        <w:spacing w:before="0" w:beforeAutospacing="0" w:after="0" w:afterAutospacing="0"/>
        <w:rPr>
          <w:color w:val="FF0000"/>
          <w:lang w:val="en-US"/>
        </w:rPr>
      </w:pPr>
      <w:r w:rsidRPr="00F9658A">
        <w:rPr>
          <w:color w:val="FF0000"/>
          <w:lang w:val="en-US"/>
        </w:rPr>
        <w:t xml:space="preserve"># </w:t>
      </w:r>
      <w:r w:rsidR="00CE2518" w:rsidRPr="00F9658A">
        <w:rPr>
          <w:color w:val="FF0000"/>
          <w:lang w:val="en-US"/>
        </w:rPr>
        <w:t xml:space="preserve">The Aquatic Warbler is a strict </w:t>
      </w:r>
      <w:r w:rsidRPr="00F9658A">
        <w:rPr>
          <w:color w:val="FF0000"/>
          <w:lang w:val="en-US"/>
        </w:rPr>
        <w:t>habitat specialist</w:t>
      </w:r>
      <w:r w:rsidR="00CE2518" w:rsidRPr="00F9658A">
        <w:rPr>
          <w:color w:val="FF0000"/>
          <w:lang w:val="en-US"/>
        </w:rPr>
        <w:t xml:space="preserve">, therefore </w:t>
      </w:r>
      <w:r w:rsidR="00B13CC5" w:rsidRPr="00F9658A">
        <w:rPr>
          <w:color w:val="FF0000"/>
          <w:lang w:val="en-US"/>
        </w:rPr>
        <w:t xml:space="preserve">the ecological niche and habitat requirements of this species </w:t>
      </w:r>
      <w:del w:id="218" w:author="Steffen Oppel" w:date="2025-10-06T08:15:00Z" w16du:dateUtc="2025-10-06T06:15:00Z">
        <w:r w:rsidR="00B13CC5" w:rsidRPr="00F9658A" w:rsidDel="00F5127D">
          <w:rPr>
            <w:color w:val="FF0000"/>
            <w:lang w:val="en-US"/>
          </w:rPr>
          <w:delText xml:space="preserve">is </w:delText>
        </w:r>
      </w:del>
      <w:ins w:id="219" w:author="Steffen Oppel" w:date="2025-10-06T08:15:00Z" w16du:dateUtc="2025-10-06T06:15:00Z">
        <w:r w:rsidR="00F5127D">
          <w:rPr>
            <w:color w:val="FF0000"/>
            <w:lang w:val="en-US"/>
          </w:rPr>
          <w:t>are</w:t>
        </w:r>
        <w:r w:rsidR="00F5127D" w:rsidRPr="00F9658A">
          <w:rPr>
            <w:color w:val="FF0000"/>
            <w:lang w:val="en-US"/>
          </w:rPr>
          <w:t xml:space="preserve"> </w:t>
        </w:r>
      </w:ins>
      <w:r w:rsidR="00B13CC5" w:rsidRPr="00F9658A">
        <w:rPr>
          <w:color w:val="FF0000"/>
          <w:lang w:val="en-US"/>
        </w:rPr>
        <w:t>very well known</w:t>
      </w:r>
      <w:ins w:id="220" w:author="Steffen Oppel" w:date="2025-10-06T08:15:00Z" w16du:dateUtc="2025-10-06T06:15:00Z">
        <w:r w:rsidR="00F5127D">
          <w:rPr>
            <w:color w:val="FF0000"/>
            <w:lang w:val="en-US"/>
          </w:rPr>
          <w:t xml:space="preserve"> </w:t>
        </w:r>
      </w:ins>
      <w:ins w:id="221" w:author="Steffen Oppel" w:date="2025-10-06T08:16:00Z" w16du:dateUtc="2025-10-06T06:16:00Z">
        <w:r w:rsidR="00F5127D">
          <w:rPr>
            <w:color w:val="002060"/>
            <w:lang w:val="en-US"/>
          </w:rPr>
          <w:t>(</w:t>
        </w:r>
        <w:proofErr w:type="spellStart"/>
        <w:r w:rsidR="00F5127D">
          <w:rPr>
            <w:color w:val="002060"/>
            <w:lang w:val="en-US"/>
          </w:rPr>
          <w:t>Tanneberger</w:t>
        </w:r>
        <w:proofErr w:type="spellEnd"/>
        <w:r w:rsidR="00F5127D">
          <w:rPr>
            <w:color w:val="002060"/>
            <w:lang w:val="en-US"/>
          </w:rPr>
          <w:t xml:space="preserve"> and Kubacka 2018: </w:t>
        </w:r>
        <w:r w:rsidR="00F5127D" w:rsidRPr="007C4C44">
          <w:rPr>
            <w:color w:val="002060"/>
            <w:lang w:val="en-US"/>
          </w:rPr>
          <w:t>https://lifeschreiadler.de/mitmachen/infomaterial/index.html</w:t>
        </w:r>
        <w:r w:rsidR="00F5127D">
          <w:rPr>
            <w:color w:val="002060"/>
            <w:lang w:val="en-US"/>
          </w:rPr>
          <w:t>)</w:t>
        </w:r>
      </w:ins>
      <w:r w:rsidR="00B13CC5" w:rsidRPr="00F9658A">
        <w:rPr>
          <w:color w:val="FF0000"/>
          <w:lang w:val="en-US"/>
        </w:rPr>
        <w:t xml:space="preserve">. We also know the </w:t>
      </w:r>
      <w:bookmarkStart w:id="222" w:name="_Hlk210230906"/>
      <w:r w:rsidR="00B13CC5" w:rsidRPr="00F9658A">
        <w:rPr>
          <w:color w:val="FF0000"/>
          <w:lang w:val="en-US"/>
        </w:rPr>
        <w:t xml:space="preserve">conservation actions needed, </w:t>
      </w:r>
      <w:r w:rsidR="00CE2518" w:rsidRPr="00F9658A">
        <w:rPr>
          <w:color w:val="FF0000"/>
          <w:lang w:val="en-US"/>
        </w:rPr>
        <w:t xml:space="preserve">such as </w:t>
      </w:r>
      <w:r w:rsidR="00B13CC5" w:rsidRPr="00F9658A">
        <w:rPr>
          <w:color w:val="FF0000"/>
          <w:lang w:val="en-US"/>
        </w:rPr>
        <w:t>increasing water tables and</w:t>
      </w:r>
      <w:r w:rsidR="00CE2518" w:rsidRPr="00F9658A">
        <w:rPr>
          <w:color w:val="FF0000"/>
          <w:lang w:val="en-US"/>
        </w:rPr>
        <w:t xml:space="preserve"> implement</w:t>
      </w:r>
      <w:ins w:id="223" w:author="Steffen Oppel" w:date="2025-10-06T08:16:00Z" w16du:dateUtc="2025-10-06T06:16:00Z">
        <w:r w:rsidR="008E1405">
          <w:rPr>
            <w:color w:val="FF0000"/>
            <w:lang w:val="en-US"/>
          </w:rPr>
          <w:t>ing</w:t>
        </w:r>
      </w:ins>
      <w:r w:rsidR="00B13CC5" w:rsidRPr="00F9658A">
        <w:rPr>
          <w:color w:val="FF0000"/>
          <w:lang w:val="en-US"/>
        </w:rPr>
        <w:t xml:space="preserve"> late</w:t>
      </w:r>
      <w:ins w:id="224" w:author="Steffen Oppel" w:date="2025-10-06T08:16:00Z" w16du:dateUtc="2025-10-06T06:16:00Z">
        <w:r w:rsidR="008E1405">
          <w:rPr>
            <w:color w:val="FF0000"/>
            <w:lang w:val="en-US"/>
          </w:rPr>
          <w:t>-season</w:t>
        </w:r>
      </w:ins>
      <w:r w:rsidR="00B13CC5" w:rsidRPr="00F9658A">
        <w:rPr>
          <w:color w:val="FF0000"/>
          <w:lang w:val="en-US"/>
        </w:rPr>
        <w:t xml:space="preserve"> grassland management</w:t>
      </w:r>
      <w:r w:rsidR="00CE2518" w:rsidRPr="00F9658A">
        <w:rPr>
          <w:color w:val="FF0000"/>
          <w:lang w:val="en-US"/>
        </w:rPr>
        <w:t xml:space="preserve"> to protect breeding birds, </w:t>
      </w:r>
      <w:del w:id="225" w:author="Steffen Oppel" w:date="2025-10-06T08:35:00Z" w16du:dateUtc="2025-10-06T06:35:00Z">
        <w:r w:rsidR="00CE2518" w:rsidRPr="00F9658A" w:rsidDel="00A36F88">
          <w:rPr>
            <w:color w:val="FF0000"/>
            <w:lang w:val="en-US"/>
          </w:rPr>
          <w:delText xml:space="preserve">but </w:delText>
        </w:r>
      </w:del>
      <w:ins w:id="226" w:author="Steffen Oppel" w:date="2025-10-06T08:35:00Z" w16du:dateUtc="2025-10-06T06:35:00Z">
        <w:r w:rsidR="00A36F88">
          <w:rPr>
            <w:color w:val="FF0000"/>
            <w:lang w:val="en-US"/>
          </w:rPr>
          <w:t>which</w:t>
        </w:r>
        <w:r w:rsidR="00A36F88" w:rsidRPr="00F9658A">
          <w:rPr>
            <w:color w:val="FF0000"/>
            <w:lang w:val="en-US"/>
          </w:rPr>
          <w:t xml:space="preserve"> </w:t>
        </w:r>
      </w:ins>
      <w:r w:rsidR="00CE2518" w:rsidRPr="00F9658A">
        <w:rPr>
          <w:color w:val="FF0000"/>
          <w:lang w:val="en-US"/>
        </w:rPr>
        <w:t xml:space="preserve">provide </w:t>
      </w:r>
      <w:proofErr w:type="spellStart"/>
      <w:r w:rsidR="00CE2518" w:rsidRPr="00F9658A">
        <w:rPr>
          <w:color w:val="FF0000"/>
          <w:lang w:val="en-US"/>
        </w:rPr>
        <w:t>favourable</w:t>
      </w:r>
      <w:proofErr w:type="spellEnd"/>
      <w:r w:rsidR="00CE2518" w:rsidRPr="00F9658A">
        <w:rPr>
          <w:color w:val="FF0000"/>
          <w:lang w:val="en-US"/>
        </w:rPr>
        <w:t xml:space="preserve"> vegetation structure in the subsequent year</w:t>
      </w:r>
      <w:r w:rsidR="00F31511" w:rsidRPr="00F9658A">
        <w:rPr>
          <w:color w:val="FF0000"/>
          <w:lang w:val="en-US"/>
        </w:rPr>
        <w:t xml:space="preserve"> </w:t>
      </w:r>
      <w:bookmarkEnd w:id="222"/>
      <w:r w:rsidR="00F31511" w:rsidRPr="00F9658A">
        <w:rPr>
          <w:color w:val="FF0000"/>
          <w:lang w:val="en-US"/>
        </w:rPr>
        <w:t>(</w:t>
      </w:r>
      <w:ins w:id="227" w:author="Steffen Oppel" w:date="2025-10-06T08:16:00Z" w16du:dateUtc="2025-10-06T06:16:00Z">
        <w:r w:rsidR="008E1405">
          <w:rPr>
            <w:color w:val="FF0000"/>
            <w:lang w:val="en-US"/>
          </w:rPr>
          <w:t xml:space="preserve">which we have </w:t>
        </w:r>
      </w:ins>
      <w:r w:rsidR="00F31511" w:rsidRPr="00F9658A">
        <w:rPr>
          <w:color w:val="FF0000"/>
          <w:lang w:val="en-US"/>
        </w:rPr>
        <w:t xml:space="preserve">added to </w:t>
      </w:r>
      <w:ins w:id="228" w:author="Steffen Oppel" w:date="2025-10-06T08:16:00Z" w16du:dateUtc="2025-10-06T06:16:00Z">
        <w:r w:rsidR="008E1405">
          <w:rPr>
            <w:color w:val="FF0000"/>
            <w:lang w:val="en-US"/>
          </w:rPr>
          <w:t xml:space="preserve">the </w:t>
        </w:r>
      </w:ins>
      <w:r w:rsidR="00F31511" w:rsidRPr="00F9658A">
        <w:rPr>
          <w:color w:val="FF0000"/>
          <w:lang w:val="en-US"/>
        </w:rPr>
        <w:t xml:space="preserve">discussion). </w:t>
      </w:r>
      <w:del w:id="229" w:author="Steffen Oppel" w:date="2025-10-06T08:36:00Z" w16du:dateUtc="2025-10-06T06:36:00Z">
        <w:r w:rsidR="00F31511" w:rsidRPr="00F9658A" w:rsidDel="00A36F88">
          <w:rPr>
            <w:color w:val="FF0000"/>
            <w:lang w:val="en-US"/>
          </w:rPr>
          <w:delText>O</w:delText>
        </w:r>
        <w:r w:rsidR="00CE2518" w:rsidRPr="00F9658A" w:rsidDel="00A36F88">
          <w:rPr>
            <w:color w:val="FF0000"/>
            <w:lang w:val="en-US"/>
          </w:rPr>
          <w:delText xml:space="preserve">ur analysis </w:delText>
        </w:r>
        <w:r w:rsidR="00F31511" w:rsidRPr="00F9658A" w:rsidDel="00A36F88">
          <w:rPr>
            <w:color w:val="FF0000"/>
            <w:lang w:val="en-US"/>
          </w:rPr>
          <w:delText xml:space="preserve">revealed </w:delText>
        </w:r>
        <w:r w:rsidR="00B13CC5" w:rsidRPr="00F9658A" w:rsidDel="00A36F88">
          <w:rPr>
            <w:color w:val="FF0000"/>
            <w:lang w:val="en-US"/>
          </w:rPr>
          <w:delText xml:space="preserve">the importance of </w:delText>
        </w:r>
        <w:r w:rsidR="00F31511" w:rsidRPr="00F9658A" w:rsidDel="00A36F88">
          <w:rPr>
            <w:color w:val="FF0000"/>
            <w:lang w:val="en-US"/>
          </w:rPr>
          <w:delText xml:space="preserve">annual </w:delText>
        </w:r>
        <w:r w:rsidR="00B13CC5" w:rsidRPr="00F9658A" w:rsidDel="00A36F88">
          <w:rPr>
            <w:color w:val="FF0000"/>
            <w:lang w:val="en-US"/>
          </w:rPr>
          <w:delText>survi</w:delText>
        </w:r>
        <w:r w:rsidR="00F31511" w:rsidRPr="00F9658A" w:rsidDel="00A36F88">
          <w:rPr>
            <w:color w:val="FF0000"/>
            <w:lang w:val="en-US"/>
          </w:rPr>
          <w:delText>v</w:delText>
        </w:r>
        <w:r w:rsidR="00B13CC5" w:rsidRPr="00F9658A" w:rsidDel="00A36F88">
          <w:rPr>
            <w:color w:val="FF0000"/>
            <w:lang w:val="en-US"/>
          </w:rPr>
          <w:delText>al</w:delText>
        </w:r>
        <w:r w:rsidR="00F31511" w:rsidRPr="00F9658A" w:rsidDel="00A36F88">
          <w:rPr>
            <w:color w:val="FF0000"/>
            <w:lang w:val="en-US"/>
          </w:rPr>
          <w:delText>,</w:delText>
        </w:r>
        <w:r w:rsidR="00B13CC5" w:rsidRPr="00F9658A" w:rsidDel="00A36F88">
          <w:rPr>
            <w:color w:val="FF0000"/>
            <w:lang w:val="en-US"/>
          </w:rPr>
          <w:delText xml:space="preserve"> </w:delText>
        </w:r>
        <w:r w:rsidR="00F31511" w:rsidRPr="00F9658A" w:rsidDel="00A36F88">
          <w:rPr>
            <w:color w:val="FF0000"/>
            <w:lang w:val="en-US"/>
          </w:rPr>
          <w:delText xml:space="preserve">which </w:delText>
        </w:r>
      </w:del>
      <w:del w:id="230" w:author="Steffen Oppel" w:date="2025-10-06T08:16:00Z" w16du:dateUtc="2025-10-06T06:16:00Z">
        <w:r w:rsidR="00F31511" w:rsidRPr="00F9658A" w:rsidDel="008E1405">
          <w:rPr>
            <w:color w:val="FF0000"/>
            <w:lang w:val="en-US"/>
          </w:rPr>
          <w:delText xml:space="preserve">only </w:delText>
        </w:r>
      </w:del>
      <w:del w:id="231" w:author="Steffen Oppel" w:date="2025-10-06T08:36:00Z" w16du:dateUtc="2025-10-06T06:36:00Z">
        <w:r w:rsidR="00F31511" w:rsidRPr="00F9658A" w:rsidDel="00A36F88">
          <w:rPr>
            <w:color w:val="FF0000"/>
            <w:lang w:val="en-US"/>
          </w:rPr>
          <w:delText xml:space="preserve">can be improved by </w:delText>
        </w:r>
        <w:r w:rsidR="00B13CC5" w:rsidRPr="00F9658A" w:rsidDel="00A36F88">
          <w:rPr>
            <w:color w:val="FF0000"/>
            <w:lang w:val="en-US"/>
          </w:rPr>
          <w:delText>conservation actions</w:delText>
        </w:r>
        <w:r w:rsidR="00F31511" w:rsidRPr="00F9658A" w:rsidDel="00A36F88">
          <w:rPr>
            <w:color w:val="FF0000"/>
            <w:lang w:val="en-US"/>
          </w:rPr>
          <w:delText xml:space="preserve"> both at breeding sites</w:delText>
        </w:r>
        <w:r w:rsidR="009A0BF7" w:rsidDel="00A36F88">
          <w:rPr>
            <w:color w:val="FF0000"/>
            <w:lang w:val="en-US"/>
          </w:rPr>
          <w:delText xml:space="preserve"> and</w:delText>
        </w:r>
        <w:r w:rsidR="00F31511" w:rsidRPr="00F9658A" w:rsidDel="00A36F88">
          <w:rPr>
            <w:color w:val="FF0000"/>
            <w:lang w:val="en-US"/>
          </w:rPr>
          <w:delText xml:space="preserve"> </w:delText>
        </w:r>
        <w:r w:rsidR="00B13CC5" w:rsidRPr="00F9658A" w:rsidDel="00A36F88">
          <w:rPr>
            <w:color w:val="FF0000"/>
            <w:lang w:val="en-US"/>
          </w:rPr>
          <w:delText xml:space="preserve">outside the breeding </w:delText>
        </w:r>
        <w:r w:rsidR="00F31511" w:rsidRPr="00F9658A" w:rsidDel="00A36F88">
          <w:rPr>
            <w:color w:val="FF0000"/>
            <w:lang w:val="en-US"/>
          </w:rPr>
          <w:delText>are</w:delText>
        </w:r>
      </w:del>
      <w:ins w:id="232" w:author="Steffen Oppel" w:date="2025-10-07T10:26:00Z" w16du:dateUtc="2025-10-07T08:26:00Z">
        <w:r w:rsidR="00A87CE0">
          <w:rPr>
            <w:color w:val="FF0000"/>
            <w:lang w:val="en-US"/>
          </w:rPr>
          <w:t>A</w:t>
        </w:r>
      </w:ins>
      <w:del w:id="233" w:author="Steffen Oppel" w:date="2025-10-06T08:36:00Z" w16du:dateUtc="2025-10-06T06:36:00Z">
        <w:r w:rsidR="00F31511" w:rsidRPr="00F9658A" w:rsidDel="00A36F88">
          <w:rPr>
            <w:color w:val="FF0000"/>
            <w:lang w:val="en-US"/>
          </w:rPr>
          <w:delText>a</w:delText>
        </w:r>
      </w:del>
      <w:ins w:id="234" w:author="Steffen Oppel" w:date="2025-10-06T08:36:00Z" w16du:dateUtc="2025-10-06T06:36:00Z">
        <w:r w:rsidR="00A36F88">
          <w:rPr>
            <w:color w:val="FF0000"/>
            <w:lang w:val="en-US"/>
          </w:rPr>
          <w:t xml:space="preserve">s we have argued above, a formal analysis of habitat occupancy would not overcome the key assumption we have to make in our future scenario projection how much habitat will be available, as that area will largely depend on </w:t>
        </w:r>
        <w:r w:rsidR="00B55242">
          <w:rPr>
            <w:color w:val="FF0000"/>
            <w:lang w:val="en-US"/>
          </w:rPr>
          <w:t>funding and management and not on</w:t>
        </w:r>
      </w:ins>
      <w:ins w:id="235" w:author="Steffen Oppel" w:date="2025-10-06T08:37:00Z" w16du:dateUtc="2025-10-06T06:37:00Z">
        <w:r w:rsidR="00B55242">
          <w:rPr>
            <w:color w:val="FF0000"/>
            <w:lang w:val="en-US"/>
          </w:rPr>
          <w:t xml:space="preserve"> knowledge of where suitable areas may be</w:t>
        </w:r>
      </w:ins>
      <w:r w:rsidR="00F31511" w:rsidRPr="00F9658A">
        <w:rPr>
          <w:color w:val="FF0000"/>
          <w:lang w:val="en-US"/>
        </w:rPr>
        <w:t>.</w:t>
      </w:r>
    </w:p>
    <w:p w14:paraId="75216BF8" w14:textId="680F7BD4" w:rsidR="006D5F9E" w:rsidRPr="00F9658A" w:rsidRDefault="006D5F9E" w:rsidP="006D5F9E">
      <w:pPr>
        <w:pStyle w:val="NormalWeb"/>
        <w:spacing w:before="0" w:beforeAutospacing="0" w:after="0" w:afterAutospacing="0"/>
        <w:rPr>
          <w:color w:val="FF0000"/>
          <w:lang w:val="en-US"/>
        </w:rPr>
      </w:pPr>
    </w:p>
    <w:p w14:paraId="043FE6F6" w14:textId="77777777" w:rsidR="008C70BD" w:rsidRPr="00F9658A" w:rsidRDefault="008C70BD" w:rsidP="00967CCA">
      <w:pPr>
        <w:spacing w:after="0"/>
        <w:rPr>
          <w:lang w:val="en-US"/>
        </w:rPr>
      </w:pPr>
    </w:p>
    <w:sectPr w:rsidR="008C70BD" w:rsidRPr="00F9658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1" w:author="Steffen Oppel" w:date="2025-10-06T10:55:00Z" w:initials="SO">
    <w:p w14:paraId="22A201E7" w14:textId="77777777" w:rsidR="00387304" w:rsidRDefault="00387304" w:rsidP="00387304">
      <w:pPr>
        <w:pStyle w:val="CommentText"/>
      </w:pPr>
      <w:r>
        <w:rPr>
          <w:rStyle w:val="CommentReference"/>
        </w:rPr>
        <w:annotationRef/>
      </w:r>
      <w:r>
        <w:t>I reworded this quite a bit, should be ok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A201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A23878" w16cex:dateUtc="2025-10-06T0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A201E7" w16cid:durableId="5DA238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fen Oppel">
    <w15:presenceInfo w15:providerId="AD" w15:userId="S::steffen.oppel@vogelwarte.ch::e651edb2-1d85-4343-983c-37c3a46936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86"/>
    <w:rsid w:val="000048A7"/>
    <w:rsid w:val="0001383A"/>
    <w:rsid w:val="00017B91"/>
    <w:rsid w:val="00045BFE"/>
    <w:rsid w:val="00073850"/>
    <w:rsid w:val="00075A14"/>
    <w:rsid w:val="000810A5"/>
    <w:rsid w:val="000B391F"/>
    <w:rsid w:val="000B7963"/>
    <w:rsid w:val="000E29AD"/>
    <w:rsid w:val="000F3B0F"/>
    <w:rsid w:val="000F4DEA"/>
    <w:rsid w:val="0010055B"/>
    <w:rsid w:val="00110BFD"/>
    <w:rsid w:val="00140CF3"/>
    <w:rsid w:val="00145E9B"/>
    <w:rsid w:val="00165DEA"/>
    <w:rsid w:val="0017105C"/>
    <w:rsid w:val="001859E9"/>
    <w:rsid w:val="00186A03"/>
    <w:rsid w:val="001A5082"/>
    <w:rsid w:val="001F040B"/>
    <w:rsid w:val="002020FC"/>
    <w:rsid w:val="0020393C"/>
    <w:rsid w:val="00214E71"/>
    <w:rsid w:val="00240031"/>
    <w:rsid w:val="002479A5"/>
    <w:rsid w:val="002742A4"/>
    <w:rsid w:val="002A57AF"/>
    <w:rsid w:val="00311266"/>
    <w:rsid w:val="0034447B"/>
    <w:rsid w:val="003540B6"/>
    <w:rsid w:val="00374B8C"/>
    <w:rsid w:val="00387304"/>
    <w:rsid w:val="0039127E"/>
    <w:rsid w:val="003A420A"/>
    <w:rsid w:val="003D3183"/>
    <w:rsid w:val="003E5510"/>
    <w:rsid w:val="00402646"/>
    <w:rsid w:val="0043606C"/>
    <w:rsid w:val="00461DBD"/>
    <w:rsid w:val="00473122"/>
    <w:rsid w:val="00482E3A"/>
    <w:rsid w:val="00484C1C"/>
    <w:rsid w:val="0048634B"/>
    <w:rsid w:val="004B280C"/>
    <w:rsid w:val="004B723C"/>
    <w:rsid w:val="004C75A3"/>
    <w:rsid w:val="00536FFE"/>
    <w:rsid w:val="00553882"/>
    <w:rsid w:val="005546C1"/>
    <w:rsid w:val="005833CC"/>
    <w:rsid w:val="00583BC1"/>
    <w:rsid w:val="00585F4F"/>
    <w:rsid w:val="005C2582"/>
    <w:rsid w:val="005D4218"/>
    <w:rsid w:val="005E12EB"/>
    <w:rsid w:val="005F17D1"/>
    <w:rsid w:val="00600EBC"/>
    <w:rsid w:val="006124E7"/>
    <w:rsid w:val="00623BDB"/>
    <w:rsid w:val="00625F4D"/>
    <w:rsid w:val="006343FB"/>
    <w:rsid w:val="00665CC1"/>
    <w:rsid w:val="006C798D"/>
    <w:rsid w:val="006D5F9E"/>
    <w:rsid w:val="006D73B5"/>
    <w:rsid w:val="006E0A16"/>
    <w:rsid w:val="006F0CA4"/>
    <w:rsid w:val="00720282"/>
    <w:rsid w:val="007447E3"/>
    <w:rsid w:val="00764D66"/>
    <w:rsid w:val="007C4C44"/>
    <w:rsid w:val="007F7FED"/>
    <w:rsid w:val="00803D7F"/>
    <w:rsid w:val="00845F3F"/>
    <w:rsid w:val="008578A9"/>
    <w:rsid w:val="00863284"/>
    <w:rsid w:val="008A1076"/>
    <w:rsid w:val="008C70BD"/>
    <w:rsid w:val="008E00BC"/>
    <w:rsid w:val="008E1405"/>
    <w:rsid w:val="008E49C7"/>
    <w:rsid w:val="009158EA"/>
    <w:rsid w:val="009234C7"/>
    <w:rsid w:val="00924CD1"/>
    <w:rsid w:val="00931408"/>
    <w:rsid w:val="00933C21"/>
    <w:rsid w:val="00953C1C"/>
    <w:rsid w:val="00967CCA"/>
    <w:rsid w:val="00987A26"/>
    <w:rsid w:val="00992DCD"/>
    <w:rsid w:val="009A0BF7"/>
    <w:rsid w:val="009B71FE"/>
    <w:rsid w:val="00A07CC7"/>
    <w:rsid w:val="00A32576"/>
    <w:rsid w:val="00A36F88"/>
    <w:rsid w:val="00A46D5E"/>
    <w:rsid w:val="00A56972"/>
    <w:rsid w:val="00A80E2C"/>
    <w:rsid w:val="00A8225F"/>
    <w:rsid w:val="00A87CE0"/>
    <w:rsid w:val="00AD14AE"/>
    <w:rsid w:val="00AF27F3"/>
    <w:rsid w:val="00B038D2"/>
    <w:rsid w:val="00B13CC5"/>
    <w:rsid w:val="00B228D9"/>
    <w:rsid w:val="00B55242"/>
    <w:rsid w:val="00B70811"/>
    <w:rsid w:val="00B96E31"/>
    <w:rsid w:val="00BA71AC"/>
    <w:rsid w:val="00BB2D5B"/>
    <w:rsid w:val="00BE334B"/>
    <w:rsid w:val="00C07F4B"/>
    <w:rsid w:val="00C15AE8"/>
    <w:rsid w:val="00C20F44"/>
    <w:rsid w:val="00C238A6"/>
    <w:rsid w:val="00C51866"/>
    <w:rsid w:val="00C56960"/>
    <w:rsid w:val="00CD3CFF"/>
    <w:rsid w:val="00CD52B7"/>
    <w:rsid w:val="00CE2518"/>
    <w:rsid w:val="00CF4F44"/>
    <w:rsid w:val="00CF5DBE"/>
    <w:rsid w:val="00D23A31"/>
    <w:rsid w:val="00D30F66"/>
    <w:rsid w:val="00D5396E"/>
    <w:rsid w:val="00D54C81"/>
    <w:rsid w:val="00D61307"/>
    <w:rsid w:val="00D85873"/>
    <w:rsid w:val="00DA1F9E"/>
    <w:rsid w:val="00DA66B8"/>
    <w:rsid w:val="00DC0F86"/>
    <w:rsid w:val="00DD208F"/>
    <w:rsid w:val="00E02C05"/>
    <w:rsid w:val="00E03F86"/>
    <w:rsid w:val="00E271BC"/>
    <w:rsid w:val="00E31679"/>
    <w:rsid w:val="00E40176"/>
    <w:rsid w:val="00E41B9A"/>
    <w:rsid w:val="00E425E3"/>
    <w:rsid w:val="00E50F60"/>
    <w:rsid w:val="00E51393"/>
    <w:rsid w:val="00E60B61"/>
    <w:rsid w:val="00E84A64"/>
    <w:rsid w:val="00E860F7"/>
    <w:rsid w:val="00EA53F8"/>
    <w:rsid w:val="00EB4BAD"/>
    <w:rsid w:val="00EE5ABE"/>
    <w:rsid w:val="00F030D0"/>
    <w:rsid w:val="00F0550E"/>
    <w:rsid w:val="00F24693"/>
    <w:rsid w:val="00F27E26"/>
    <w:rsid w:val="00F31511"/>
    <w:rsid w:val="00F440C7"/>
    <w:rsid w:val="00F47060"/>
    <w:rsid w:val="00F5102D"/>
    <w:rsid w:val="00F5127D"/>
    <w:rsid w:val="00F5132F"/>
    <w:rsid w:val="00F71966"/>
    <w:rsid w:val="00F74355"/>
    <w:rsid w:val="00F777E3"/>
    <w:rsid w:val="00F9658A"/>
    <w:rsid w:val="00FA31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D929F"/>
  <w15:chartTrackingRefBased/>
  <w15:docId w15:val="{1FC6D1DD-77CB-4276-9564-F093DB243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F86"/>
    <w:rPr>
      <w:rFonts w:eastAsiaTheme="majorEastAsia" w:cstheme="majorBidi"/>
      <w:color w:val="272727" w:themeColor="text1" w:themeTint="D8"/>
    </w:rPr>
  </w:style>
  <w:style w:type="paragraph" w:styleId="Title">
    <w:name w:val="Title"/>
    <w:basedOn w:val="Normal"/>
    <w:next w:val="Normal"/>
    <w:link w:val="TitleChar"/>
    <w:uiPriority w:val="10"/>
    <w:qFormat/>
    <w:rsid w:val="00E03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F86"/>
    <w:pPr>
      <w:spacing w:before="160"/>
      <w:jc w:val="center"/>
    </w:pPr>
    <w:rPr>
      <w:i/>
      <w:iCs/>
      <w:color w:val="404040" w:themeColor="text1" w:themeTint="BF"/>
    </w:rPr>
  </w:style>
  <w:style w:type="character" w:customStyle="1" w:styleId="QuoteChar">
    <w:name w:val="Quote Char"/>
    <w:basedOn w:val="DefaultParagraphFont"/>
    <w:link w:val="Quote"/>
    <w:uiPriority w:val="29"/>
    <w:rsid w:val="00E03F86"/>
    <w:rPr>
      <w:i/>
      <w:iCs/>
      <w:color w:val="404040" w:themeColor="text1" w:themeTint="BF"/>
    </w:rPr>
  </w:style>
  <w:style w:type="paragraph" w:styleId="ListParagraph">
    <w:name w:val="List Paragraph"/>
    <w:basedOn w:val="Normal"/>
    <w:uiPriority w:val="34"/>
    <w:qFormat/>
    <w:rsid w:val="00E03F86"/>
    <w:pPr>
      <w:ind w:left="720"/>
      <w:contextualSpacing/>
    </w:pPr>
  </w:style>
  <w:style w:type="character" w:styleId="IntenseEmphasis">
    <w:name w:val="Intense Emphasis"/>
    <w:basedOn w:val="DefaultParagraphFont"/>
    <w:uiPriority w:val="21"/>
    <w:qFormat/>
    <w:rsid w:val="00E03F86"/>
    <w:rPr>
      <w:i/>
      <w:iCs/>
      <w:color w:val="0F4761" w:themeColor="accent1" w:themeShade="BF"/>
    </w:rPr>
  </w:style>
  <w:style w:type="paragraph" w:styleId="IntenseQuote">
    <w:name w:val="Intense Quote"/>
    <w:basedOn w:val="Normal"/>
    <w:next w:val="Normal"/>
    <w:link w:val="IntenseQuoteChar"/>
    <w:uiPriority w:val="30"/>
    <w:qFormat/>
    <w:rsid w:val="00E03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F86"/>
    <w:rPr>
      <w:i/>
      <w:iCs/>
      <w:color w:val="0F4761" w:themeColor="accent1" w:themeShade="BF"/>
    </w:rPr>
  </w:style>
  <w:style w:type="character" w:styleId="IntenseReference">
    <w:name w:val="Intense Reference"/>
    <w:basedOn w:val="DefaultParagraphFont"/>
    <w:uiPriority w:val="32"/>
    <w:qFormat/>
    <w:rsid w:val="00E03F86"/>
    <w:rPr>
      <w:b/>
      <w:bCs/>
      <w:smallCaps/>
      <w:color w:val="0F4761" w:themeColor="accent1" w:themeShade="BF"/>
      <w:spacing w:val="5"/>
    </w:rPr>
  </w:style>
  <w:style w:type="paragraph" w:styleId="NormalWeb">
    <w:name w:val="Normal (Web)"/>
    <w:basedOn w:val="Normal"/>
    <w:uiPriority w:val="99"/>
    <w:semiHidden/>
    <w:unhideWhenUsed/>
    <w:rsid w:val="00E03F8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Revision">
    <w:name w:val="Revision"/>
    <w:hidden/>
    <w:uiPriority w:val="99"/>
    <w:semiHidden/>
    <w:rsid w:val="00A46D5E"/>
    <w:pPr>
      <w:spacing w:after="0" w:line="240" w:lineRule="auto"/>
    </w:pPr>
  </w:style>
  <w:style w:type="character" w:styleId="Hyperlink">
    <w:name w:val="Hyperlink"/>
    <w:basedOn w:val="DefaultParagraphFont"/>
    <w:uiPriority w:val="99"/>
    <w:unhideWhenUsed/>
    <w:rsid w:val="000F4DEA"/>
    <w:rPr>
      <w:color w:val="467886" w:themeColor="hyperlink"/>
      <w:u w:val="single"/>
    </w:rPr>
  </w:style>
  <w:style w:type="character" w:styleId="UnresolvedMention">
    <w:name w:val="Unresolved Mention"/>
    <w:basedOn w:val="DefaultParagraphFont"/>
    <w:uiPriority w:val="99"/>
    <w:semiHidden/>
    <w:unhideWhenUsed/>
    <w:rsid w:val="000F4DEA"/>
    <w:rPr>
      <w:color w:val="605E5C"/>
      <w:shd w:val="clear" w:color="auto" w:fill="E1DFDD"/>
    </w:rPr>
  </w:style>
  <w:style w:type="character" w:styleId="CommentReference">
    <w:name w:val="annotation reference"/>
    <w:basedOn w:val="DefaultParagraphFont"/>
    <w:uiPriority w:val="99"/>
    <w:semiHidden/>
    <w:unhideWhenUsed/>
    <w:rsid w:val="00387304"/>
    <w:rPr>
      <w:sz w:val="16"/>
      <w:szCs w:val="16"/>
    </w:rPr>
  </w:style>
  <w:style w:type="paragraph" w:styleId="CommentText">
    <w:name w:val="annotation text"/>
    <w:basedOn w:val="Normal"/>
    <w:link w:val="CommentTextChar"/>
    <w:uiPriority w:val="99"/>
    <w:unhideWhenUsed/>
    <w:rsid w:val="00387304"/>
    <w:pPr>
      <w:spacing w:line="240" w:lineRule="auto"/>
    </w:pPr>
    <w:rPr>
      <w:sz w:val="20"/>
      <w:szCs w:val="20"/>
    </w:rPr>
  </w:style>
  <w:style w:type="character" w:customStyle="1" w:styleId="CommentTextChar">
    <w:name w:val="Comment Text Char"/>
    <w:basedOn w:val="DefaultParagraphFont"/>
    <w:link w:val="CommentText"/>
    <w:uiPriority w:val="99"/>
    <w:rsid w:val="00387304"/>
    <w:rPr>
      <w:sz w:val="20"/>
      <w:szCs w:val="20"/>
    </w:rPr>
  </w:style>
  <w:style w:type="paragraph" w:styleId="CommentSubject">
    <w:name w:val="annotation subject"/>
    <w:basedOn w:val="CommentText"/>
    <w:next w:val="CommentText"/>
    <w:link w:val="CommentSubjectChar"/>
    <w:uiPriority w:val="99"/>
    <w:semiHidden/>
    <w:unhideWhenUsed/>
    <w:rsid w:val="00387304"/>
    <w:rPr>
      <w:b/>
      <w:bCs/>
    </w:rPr>
  </w:style>
  <w:style w:type="character" w:customStyle="1" w:styleId="CommentSubjectChar">
    <w:name w:val="Comment Subject Char"/>
    <w:basedOn w:val="CommentTextChar"/>
    <w:link w:val="CommentSubject"/>
    <w:uiPriority w:val="99"/>
    <w:semiHidden/>
    <w:rsid w:val="003873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2606</Words>
  <Characters>14859</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Susanne</dc:creator>
  <cp:keywords/>
  <dc:description/>
  <cp:lastModifiedBy>Steffen Oppel</cp:lastModifiedBy>
  <cp:revision>131</cp:revision>
  <dcterms:created xsi:type="dcterms:W3CDTF">2025-09-12T10:03:00Z</dcterms:created>
  <dcterms:modified xsi:type="dcterms:W3CDTF">2025-10-07T08:27:00Z</dcterms:modified>
</cp:coreProperties>
</file>