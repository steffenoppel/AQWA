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C3A2" w14:textId="7C757ABB" w:rsidR="00A5014A" w:rsidRDefault="00A5014A" w:rsidP="005F2D5C">
      <w:pPr>
        <w:spacing w:after="0" w:line="360" w:lineRule="auto"/>
        <w:rPr>
          <w:rFonts w:ascii="Times New Roman" w:hAnsi="Times New Roman"/>
        </w:rPr>
      </w:pPr>
      <w:commentRangeStart w:id="0"/>
      <w:commentRangeStart w:id="1"/>
      <w:r>
        <w:rPr>
          <w:rFonts w:ascii="Times New Roman" w:hAnsi="Times New Roman"/>
          <w:b/>
          <w:sz w:val="28"/>
        </w:rPr>
        <w:t>Reinforcement</w:t>
      </w:r>
      <w:ins w:id="2" w:author="Susanne" w:date="2025-10-01T10:16:00Z">
        <w:r w:rsidR="00637202">
          <w:rPr>
            <w:rFonts w:ascii="Times New Roman" w:hAnsi="Times New Roman"/>
            <w:b/>
            <w:sz w:val="28"/>
          </w:rPr>
          <w:t xml:space="preserve"> </w:t>
        </w:r>
        <w:del w:id="3" w:author="Steffen Oppel" w:date="2025-10-06T10:25:00Z" w16du:dateUtc="2025-10-06T08:25:00Z">
          <w:r w:rsidR="00637202" w:rsidDel="006C3168">
            <w:rPr>
              <w:rFonts w:ascii="Times New Roman" w:hAnsi="Times New Roman"/>
              <w:b/>
              <w:sz w:val="28"/>
            </w:rPr>
            <w:delText>by translocation</w:delText>
          </w:r>
        </w:del>
      </w:ins>
      <w:ins w:id="4" w:author="Susanne" w:date="2025-10-01T10:24:00Z">
        <w:del w:id="5" w:author="Steffen Oppel" w:date="2025-10-06T10:25:00Z" w16du:dateUtc="2025-10-06T08:25:00Z">
          <w:r w:rsidR="00364FB3" w:rsidDel="006C3168">
            <w:rPr>
              <w:rFonts w:ascii="Times New Roman" w:hAnsi="Times New Roman"/>
              <w:b/>
              <w:sz w:val="28"/>
            </w:rPr>
            <w:delText xml:space="preserve"> alone</w:delText>
          </w:r>
        </w:del>
      </w:ins>
      <w:del w:id="6" w:author="Steffen Oppel" w:date="2025-10-06T10:25:00Z" w16du:dateUtc="2025-10-06T08:25:00Z">
        <w:r w:rsidDel="006C3168">
          <w:rPr>
            <w:rFonts w:ascii="Times New Roman" w:hAnsi="Times New Roman"/>
            <w:b/>
            <w:sz w:val="28"/>
          </w:rPr>
          <w:delText xml:space="preserve"> </w:delText>
        </w:r>
        <w:commentRangeEnd w:id="0"/>
        <w:r w:rsidR="00074562" w:rsidDel="006C3168">
          <w:rPr>
            <w:rStyle w:val="CommentReference"/>
            <w:szCs w:val="20"/>
          </w:rPr>
          <w:commentReference w:id="0"/>
        </w:r>
        <w:commentRangeEnd w:id="1"/>
        <w:r w:rsidR="006C3168" w:rsidDel="006C3168">
          <w:rPr>
            <w:rStyle w:val="CommentReference"/>
            <w:szCs w:val="20"/>
          </w:rPr>
          <w:commentReference w:id="1"/>
        </w:r>
      </w:del>
      <w:r>
        <w:rPr>
          <w:rFonts w:ascii="Times New Roman" w:hAnsi="Times New Roman"/>
          <w:b/>
          <w:sz w:val="28"/>
        </w:rPr>
        <w:t xml:space="preserve">is not enough to establish a viable population of the </w:t>
      </w:r>
      <w:del w:id="8" w:author="Susanne" w:date="2025-10-01T10:40:00Z">
        <w:r w:rsidDel="00DC2CC0">
          <w:rPr>
            <w:rFonts w:ascii="Times New Roman" w:hAnsi="Times New Roman"/>
            <w:b/>
            <w:sz w:val="28"/>
          </w:rPr>
          <w:delText xml:space="preserve">endangered </w:delText>
        </w:r>
      </w:del>
      <w:ins w:id="9" w:author="Susanne" w:date="2025-10-01T10:40:00Z">
        <w:r w:rsidR="00DC2CC0">
          <w:rPr>
            <w:rFonts w:ascii="Times New Roman" w:hAnsi="Times New Roman"/>
            <w:b/>
            <w:sz w:val="28"/>
          </w:rPr>
          <w:t xml:space="preserve">globally threatened </w:t>
        </w:r>
      </w:ins>
      <w:r>
        <w:rPr>
          <w:rFonts w:ascii="Times New Roman" w:hAnsi="Times New Roman"/>
          <w:b/>
          <w:sz w:val="28"/>
        </w:rPr>
        <w:t xml:space="preserve">Aquatic Warbler </w:t>
      </w:r>
      <w:r w:rsidRPr="00FE01F7">
        <w:rPr>
          <w:rFonts w:ascii="Times New Roman" w:hAnsi="Times New Roman"/>
          <w:b/>
          <w:i/>
          <w:iCs/>
          <w:sz w:val="28"/>
        </w:rPr>
        <w:t xml:space="preserve">Acrocephalus </w:t>
      </w:r>
      <w:proofErr w:type="spellStart"/>
      <w:r w:rsidRPr="00FE01F7">
        <w:rPr>
          <w:rFonts w:ascii="Times New Roman" w:hAnsi="Times New Roman"/>
          <w:b/>
          <w:i/>
          <w:iCs/>
          <w:sz w:val="28"/>
        </w:rPr>
        <w:t>paludicola</w:t>
      </w:r>
      <w:proofErr w:type="spellEnd"/>
      <w:r>
        <w:rPr>
          <w:rFonts w:ascii="Times New Roman" w:hAnsi="Times New Roman"/>
          <w:b/>
          <w:sz w:val="28"/>
        </w:rPr>
        <w:t xml:space="preserve"> at the margin of its breeding range</w:t>
      </w:r>
    </w:p>
    <w:p w14:paraId="45A2F5F8" w14:textId="77777777" w:rsidR="00A5014A" w:rsidRDefault="00A5014A">
      <w:pPr>
        <w:spacing w:after="0" w:line="360" w:lineRule="auto"/>
        <w:rPr>
          <w:rFonts w:ascii="Times New Roman" w:hAnsi="Times New Roman"/>
          <w:b/>
          <w:sz w:val="28"/>
        </w:rPr>
      </w:pPr>
    </w:p>
    <w:p w14:paraId="17C2F5F3" w14:textId="77777777" w:rsidR="00A5014A" w:rsidRDefault="00A5014A">
      <w:pPr>
        <w:spacing w:after="0" w:line="480" w:lineRule="auto"/>
        <w:rPr>
          <w:rFonts w:ascii="Times New Roman" w:hAnsi="Times New Roman"/>
        </w:rPr>
      </w:pPr>
      <w:commentRangeStart w:id="10"/>
      <w:commentRangeStart w:id="11"/>
      <w:r>
        <w:rPr>
          <w:rFonts w:ascii="Times New Roman" w:hAnsi="Times New Roman"/>
          <w:b/>
        </w:rPr>
        <w:t>Abstract</w:t>
      </w:r>
      <w:commentRangeEnd w:id="10"/>
      <w:r w:rsidR="00074562">
        <w:rPr>
          <w:rStyle w:val="CommentReference"/>
          <w:szCs w:val="20"/>
        </w:rPr>
        <w:commentReference w:id="10"/>
      </w:r>
      <w:commentRangeEnd w:id="11"/>
      <w:r w:rsidR="0021354E">
        <w:rPr>
          <w:rStyle w:val="CommentReference"/>
          <w:szCs w:val="20"/>
        </w:rPr>
        <w:commentReference w:id="11"/>
      </w:r>
    </w:p>
    <w:p w14:paraId="2D62305D" w14:textId="26B81434" w:rsidR="00A5014A" w:rsidRDefault="00A5014A" w:rsidP="005F2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r>
        <w:rPr>
          <w:rFonts w:ascii="Times New Roman" w:hAnsi="Times New Roman"/>
        </w:rPr>
        <w:t xml:space="preserve">Population viability analysis is a valuable tool to guide the reinforcement of endangered bird species. In migrants, demographic data required for population projections are often deficient, making reinforcement outcomes challenging to predict. The globally threatened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(Aquatic Warbler) is a long-distance migratory passerine that breeds in sedge fen mires in Central Europe and winters in sub-Saharan Africa. </w:t>
      </w:r>
      <w:commentRangeStart w:id="12"/>
      <w:r>
        <w:rPr>
          <w:rFonts w:ascii="Times New Roman" w:hAnsi="Times New Roman"/>
        </w:rPr>
        <w:t>Although conservation measures</w:t>
      </w:r>
      <w:ins w:id="13" w:author="Susanne" w:date="2025-10-01T13:55:00Z">
        <w:r w:rsidR="00510093">
          <w:rPr>
            <w:rFonts w:ascii="Times New Roman" w:hAnsi="Times New Roman"/>
          </w:rPr>
          <w:t xml:space="preserve">, such as </w:t>
        </w:r>
      </w:ins>
      <w:ins w:id="14" w:author="Susanne" w:date="2025-10-01T13:57:00Z">
        <w:r w:rsidR="00510093">
          <w:rPr>
            <w:rFonts w:ascii="Times New Roman" w:hAnsi="Times New Roman"/>
          </w:rPr>
          <w:t xml:space="preserve">protecting breeding habitats from drainage and </w:t>
        </w:r>
      </w:ins>
      <w:ins w:id="15" w:author="Susanne" w:date="2025-10-01T13:56:00Z">
        <w:r w:rsidR="00510093">
          <w:rPr>
            <w:rFonts w:ascii="Times New Roman" w:hAnsi="Times New Roman"/>
          </w:rPr>
          <w:t>intens</w:t>
        </w:r>
      </w:ins>
      <w:ins w:id="16" w:author="Susanne" w:date="2025-10-01T13:57:00Z">
        <w:r w:rsidR="00510093">
          <w:rPr>
            <w:rFonts w:ascii="Times New Roman" w:hAnsi="Times New Roman"/>
          </w:rPr>
          <w:t>ive</w:t>
        </w:r>
      </w:ins>
      <w:ins w:id="17" w:author="Susanne" w:date="2025-10-01T13:56:00Z">
        <w:r w:rsidR="00510093">
          <w:rPr>
            <w:rFonts w:ascii="Times New Roman" w:hAnsi="Times New Roman"/>
          </w:rPr>
          <w:t xml:space="preserve"> grassland management</w:t>
        </w:r>
      </w:ins>
      <w:r>
        <w:rPr>
          <w:rFonts w:ascii="Times New Roman" w:hAnsi="Times New Roman"/>
        </w:rPr>
        <w:t xml:space="preserve"> have stopped the decline in the core breeding sites, the westernmost breeding population (Pomeranian population) is currently threatened with extinction</w:t>
      </w:r>
      <w:commentRangeEnd w:id="12"/>
      <w:r w:rsidR="00074562">
        <w:rPr>
          <w:rStyle w:val="CommentReference"/>
          <w:szCs w:val="20"/>
        </w:rPr>
        <w:commentReference w:id="12"/>
      </w:r>
      <w:r>
        <w:rPr>
          <w:rFonts w:ascii="Times New Roman" w:hAnsi="Times New Roman"/>
        </w:rPr>
        <w:t xml:space="preserve">. </w:t>
      </w:r>
      <w:commentRangeStart w:id="18"/>
      <w:r>
        <w:rPr>
          <w:rFonts w:ascii="Times New Roman" w:hAnsi="Times New Roman"/>
        </w:rPr>
        <w:t xml:space="preserve">In this study, we </w:t>
      </w:r>
      <w:del w:id="19" w:author="Steffen Oppel" w:date="2025-10-06T10:28:00Z" w16du:dateUtc="2025-10-06T08:28:00Z">
        <w:r w:rsidDel="000D77CD">
          <w:rPr>
            <w:rFonts w:ascii="Times New Roman" w:hAnsi="Times New Roman"/>
          </w:rPr>
          <w:delText xml:space="preserve">combined </w:delText>
        </w:r>
      </w:del>
      <w:ins w:id="20" w:author="Steffen Oppel" w:date="2025-10-06T10:28:00Z" w16du:dateUtc="2025-10-06T08:28:00Z">
        <w:r w:rsidR="000D77CD">
          <w:rPr>
            <w:rFonts w:ascii="Times New Roman" w:hAnsi="Times New Roman"/>
          </w:rPr>
          <w:t xml:space="preserve">used </w:t>
        </w:r>
      </w:ins>
      <w:r>
        <w:rPr>
          <w:rFonts w:ascii="Times New Roman" w:hAnsi="Times New Roman"/>
        </w:rPr>
        <w:t xml:space="preserve">integrated population models </w:t>
      </w:r>
      <w:del w:id="21" w:author="Steffen Oppel" w:date="2025-10-06T10:28:00Z" w16du:dateUtc="2025-10-06T08:28:00Z">
        <w:r w:rsidDel="000D77CD">
          <w:rPr>
            <w:rFonts w:ascii="Times New Roman" w:hAnsi="Times New Roman"/>
          </w:rPr>
          <w:delText xml:space="preserve">with population viability analyses </w:delText>
        </w:r>
      </w:del>
      <w:r>
        <w:rPr>
          <w:rFonts w:ascii="Times New Roman" w:hAnsi="Times New Roman"/>
        </w:rPr>
        <w:t>to determine the demographic parameters that contributed to the past decline</w:t>
      </w:r>
      <w:ins w:id="22" w:author="Steffen Oppel" w:date="2025-10-06T10:30:00Z" w16du:dateUtc="2025-10-06T08:30:00Z">
        <w:r w:rsidR="00C65AA0">
          <w:rPr>
            <w:rFonts w:ascii="Times New Roman" w:hAnsi="Times New Roman"/>
          </w:rPr>
          <w:t>,</w:t>
        </w:r>
      </w:ins>
      <w:r>
        <w:rPr>
          <w:rFonts w:ascii="Times New Roman" w:hAnsi="Times New Roman"/>
        </w:rPr>
        <w:t xml:space="preserve"> and </w:t>
      </w:r>
      <w:ins w:id="23" w:author="Steffen Oppel" w:date="2025-10-06T10:30:00Z" w16du:dateUtc="2025-10-06T08:30:00Z">
        <w:r w:rsidR="00C65AA0">
          <w:rPr>
            <w:rFonts w:ascii="Times New Roman" w:hAnsi="Times New Roman"/>
          </w:rPr>
          <w:t>then exp</w:t>
        </w:r>
      </w:ins>
      <w:ins w:id="24" w:author="Steffen Oppel" w:date="2025-10-06T10:31:00Z" w16du:dateUtc="2025-10-06T08:31:00Z">
        <w:r w:rsidR="00C65AA0">
          <w:rPr>
            <w:rFonts w:ascii="Times New Roman" w:hAnsi="Times New Roman"/>
          </w:rPr>
          <w:t xml:space="preserve">lored </w:t>
        </w:r>
        <w:r w:rsidR="00F13CB0">
          <w:rPr>
            <w:rFonts w:ascii="Times New Roman" w:hAnsi="Times New Roman"/>
          </w:rPr>
          <w:t>different</w:t>
        </w:r>
      </w:ins>
      <w:del w:id="25" w:author="Steffen Oppel" w:date="2025-10-06T10:31:00Z" w16du:dateUtc="2025-10-06T08:31:00Z">
        <w:r w:rsidDel="00F13CB0">
          <w:rPr>
            <w:rFonts w:ascii="Times New Roman" w:hAnsi="Times New Roman"/>
          </w:rPr>
          <w:delText>to reveal the</w:delText>
        </w:r>
      </w:del>
      <w:del w:id="26" w:author="Steffen Oppel" w:date="2025-10-06T10:32:00Z" w16du:dateUtc="2025-10-06T08:32:00Z">
        <w:r w:rsidDel="0088611A">
          <w:rPr>
            <w:rFonts w:ascii="Times New Roman" w:hAnsi="Times New Roman"/>
          </w:rPr>
          <w:delText xml:space="preserve"> reinforcement and management</w:delText>
        </w:r>
      </w:del>
      <w:ins w:id="27" w:author="Jaume Badia" w:date="2025-10-02T18:09:00Z" w16du:dateUtc="2025-10-02T16:09:00Z">
        <w:del w:id="28" w:author="Steffen Oppel" w:date="2025-10-06T10:32:00Z" w16du:dateUtc="2025-10-06T08:32:00Z">
          <w:r w:rsidR="00232530" w:rsidDel="0088611A">
            <w:rPr>
              <w:rFonts w:ascii="Times New Roman" w:hAnsi="Times New Roman"/>
            </w:rPr>
            <w:delText xml:space="preserve"> actions</w:delText>
          </w:r>
        </w:del>
      </w:ins>
      <w:del w:id="29" w:author="Steffen Oppel" w:date="2025-10-06T10:32:00Z" w16du:dateUtc="2025-10-06T08:32:00Z">
        <w:r w:rsidDel="0088611A">
          <w:rPr>
            <w:rFonts w:ascii="Times New Roman" w:hAnsi="Times New Roman"/>
          </w:rPr>
          <w:delText xml:space="preserve"> </w:delText>
        </w:r>
      </w:del>
      <w:del w:id="30" w:author="Steffen Oppel" w:date="2025-10-06T10:31:00Z" w16du:dateUtc="2025-10-06T08:31:00Z">
        <w:r w:rsidDel="00C23EBF">
          <w:rPr>
            <w:rFonts w:ascii="Times New Roman" w:hAnsi="Times New Roman"/>
          </w:rPr>
          <w:delText>r</w:delText>
        </w:r>
      </w:del>
      <w:ins w:id="31" w:author="Steffen Oppel" w:date="2025-10-06T10:32:00Z" w16du:dateUtc="2025-10-06T08:32:00Z">
        <w:r w:rsidR="0088611A">
          <w:rPr>
            <w:rFonts w:ascii="Times New Roman" w:hAnsi="Times New Roman"/>
          </w:rPr>
          <w:t xml:space="preserve"> management scenarios </w:t>
        </w:r>
      </w:ins>
      <w:del w:id="32" w:author="Steffen Oppel" w:date="2025-10-06T10:31:00Z" w16du:dateUtc="2025-10-06T08:31:00Z">
        <w:r w:rsidDel="00C23EBF">
          <w:rPr>
            <w:rFonts w:ascii="Times New Roman" w:hAnsi="Times New Roman"/>
          </w:rPr>
          <w:delText xml:space="preserve">equired </w:delText>
        </w:r>
      </w:del>
      <w:ins w:id="33" w:author="Steffen Oppel" w:date="2025-10-06T10:31:00Z" w16du:dateUtc="2025-10-06T08:31:00Z">
        <w:r w:rsidR="00C23EBF">
          <w:rPr>
            <w:rFonts w:ascii="Times New Roman" w:hAnsi="Times New Roman"/>
          </w:rPr>
          <w:t xml:space="preserve">to identify which combination of reinforcement, habitat management, and survival improvement </w:t>
        </w:r>
      </w:ins>
      <w:ins w:id="34" w:author="Steffen Oppel" w:date="2025-10-06T10:32:00Z" w16du:dateUtc="2025-10-06T08:32:00Z">
        <w:r w:rsidR="00C23EBF">
          <w:rPr>
            <w:rFonts w:ascii="Times New Roman" w:hAnsi="Times New Roman"/>
          </w:rPr>
          <w:t>could result in</w:t>
        </w:r>
      </w:ins>
      <w:del w:id="35" w:author="Steffen Oppel" w:date="2025-10-06T10:32:00Z" w16du:dateUtc="2025-10-06T08:32:00Z">
        <w:r w:rsidDel="00C23EBF">
          <w:rPr>
            <w:rFonts w:ascii="Times New Roman" w:hAnsi="Times New Roman"/>
          </w:rPr>
          <w:delText>for achieving</w:delText>
        </w:r>
      </w:del>
      <w:r>
        <w:rPr>
          <w:rFonts w:ascii="Times New Roman" w:hAnsi="Times New Roman"/>
        </w:rPr>
        <w:t xml:space="preserve"> a stable population in the future</w:t>
      </w:r>
      <w:commentRangeEnd w:id="18"/>
      <w:r w:rsidR="006F442D">
        <w:rPr>
          <w:rStyle w:val="CommentReference"/>
          <w:szCs w:val="20"/>
        </w:rPr>
        <w:commentReference w:id="18"/>
      </w:r>
      <w:r>
        <w:rPr>
          <w:rFonts w:ascii="Times New Roman" w:hAnsi="Times New Roman"/>
        </w:rPr>
        <w:t xml:space="preserve">. </w:t>
      </w:r>
      <w:ins w:id="36" w:author="Susanne" w:date="2025-10-01T14:42:00Z">
        <w:r w:rsidR="004C11BC">
          <w:rPr>
            <w:rFonts w:ascii="Times New Roman" w:hAnsi="Times New Roman"/>
          </w:rPr>
          <w:t xml:space="preserve">We found, that </w:t>
        </w:r>
      </w:ins>
      <w:del w:id="37" w:author="Susanne" w:date="2025-10-01T14:42:00Z">
        <w:r w:rsidDel="004C11BC">
          <w:rPr>
            <w:rFonts w:ascii="Times New Roman" w:hAnsi="Times New Roman"/>
          </w:rPr>
          <w:delText>T</w:delText>
        </w:r>
      </w:del>
      <w:ins w:id="38" w:author="Susanne" w:date="2025-10-01T14:42:00Z">
        <w:r w:rsidR="004C11BC">
          <w:rPr>
            <w:rFonts w:ascii="Times New Roman" w:hAnsi="Times New Roman"/>
          </w:rPr>
          <w:t>t</w:t>
        </w:r>
      </w:ins>
      <w:r>
        <w:rPr>
          <w:rFonts w:ascii="Times New Roman" w:hAnsi="Times New Roman"/>
        </w:rPr>
        <w:t xml:space="preserve">he prevention of second broods due to </w:t>
      </w:r>
      <w:del w:id="39" w:author="Steffen Oppel" w:date="2025-10-06T10:33:00Z" w16du:dateUtc="2025-10-06T08:33:00Z">
        <w:r w:rsidDel="00E309AE">
          <w:rPr>
            <w:rFonts w:ascii="Times New Roman" w:hAnsi="Times New Roman"/>
          </w:rPr>
          <w:delText xml:space="preserve">habitat loss </w:delText>
        </w:r>
      </w:del>
      <w:ins w:id="40" w:author="Susanne" w:date="2025-09-22T10:04:00Z">
        <w:del w:id="41" w:author="Steffen Oppel" w:date="2025-10-06T10:33:00Z" w16du:dateUtc="2025-10-06T08:33:00Z">
          <w:r w:rsidR="00C553C2" w:rsidDel="00E309AE">
            <w:rPr>
              <w:rFonts w:ascii="Times New Roman" w:hAnsi="Times New Roman"/>
            </w:rPr>
            <w:delText>det</w:delText>
          </w:r>
        </w:del>
      </w:ins>
      <w:ins w:id="42" w:author="Susanne" w:date="2025-09-22T10:05:00Z">
        <w:del w:id="43" w:author="Steffen Oppel" w:date="2025-10-06T10:33:00Z" w16du:dateUtc="2025-10-06T08:33:00Z">
          <w:r w:rsidR="00C553C2" w:rsidDel="00E309AE">
            <w:rPr>
              <w:rFonts w:ascii="Times New Roman" w:hAnsi="Times New Roman"/>
            </w:rPr>
            <w:delText>e</w:delText>
          </w:r>
        </w:del>
      </w:ins>
      <w:ins w:id="44" w:author="Susanne" w:date="2025-09-22T10:04:00Z">
        <w:del w:id="45" w:author="Steffen Oppel" w:date="2025-10-06T10:33:00Z" w16du:dateUtc="2025-10-06T08:33:00Z">
          <w:r w:rsidR="00C553C2" w:rsidDel="00E309AE">
            <w:rPr>
              <w:rFonts w:ascii="Times New Roman" w:hAnsi="Times New Roman"/>
            </w:rPr>
            <w:delText xml:space="preserve">rioration </w:delText>
          </w:r>
        </w:del>
      </w:ins>
      <w:del w:id="46" w:author="Steffen Oppel" w:date="2025-10-06T10:33:00Z" w16du:dateUtc="2025-10-06T08:33:00Z">
        <w:r w:rsidDel="00E309AE">
          <w:rPr>
            <w:rFonts w:ascii="Times New Roman" w:hAnsi="Times New Roman"/>
          </w:rPr>
          <w:delText>and</w:delText>
        </w:r>
        <w:r w:rsidR="00692C46" w:rsidDel="00E309AE">
          <w:rPr>
            <w:rFonts w:ascii="Times New Roman" w:hAnsi="Times New Roman"/>
          </w:rPr>
          <w:delText xml:space="preserve"> </w:delText>
        </w:r>
      </w:del>
      <w:ins w:id="47" w:author="Susanne" w:date="2025-10-01T14:43:00Z">
        <w:r w:rsidR="006E194C">
          <w:rPr>
            <w:rFonts w:ascii="Times New Roman" w:hAnsi="Times New Roman"/>
          </w:rPr>
          <w:t xml:space="preserve">grassland </w:t>
        </w:r>
      </w:ins>
      <w:r>
        <w:rPr>
          <w:rFonts w:ascii="Times New Roman" w:hAnsi="Times New Roman"/>
        </w:rPr>
        <w:t xml:space="preserve">mowing during the breeding season </w:t>
      </w:r>
      <w:del w:id="48" w:author="Susanne" w:date="2025-09-15T14:42:00Z">
        <w:r w:rsidDel="001366DC">
          <w:rPr>
            <w:rFonts w:ascii="Times New Roman" w:hAnsi="Times New Roman"/>
          </w:rPr>
          <w:delText xml:space="preserve">could </w:delText>
        </w:r>
      </w:del>
      <w:r>
        <w:rPr>
          <w:rFonts w:ascii="Times New Roman" w:hAnsi="Times New Roman"/>
        </w:rPr>
        <w:t>adequately explain</w:t>
      </w:r>
      <w:ins w:id="49" w:author="Steffen Oppel" w:date="2025-10-06T10:33:00Z" w16du:dateUtc="2025-10-06T08:33:00Z">
        <w:r w:rsidR="00E309AE">
          <w:rPr>
            <w:rFonts w:ascii="Times New Roman" w:hAnsi="Times New Roman"/>
          </w:rPr>
          <w:t>ed</w:t>
        </w:r>
      </w:ins>
      <w:r>
        <w:rPr>
          <w:rFonts w:ascii="Times New Roman" w:hAnsi="Times New Roman"/>
        </w:rPr>
        <w:t xml:space="preserve"> the </w:t>
      </w:r>
      <w:ins w:id="50" w:author="Susanne" w:date="2025-10-01T15:19:00Z">
        <w:r w:rsidR="00883B1A">
          <w:rPr>
            <w:rFonts w:ascii="Times New Roman" w:hAnsi="Times New Roman"/>
          </w:rPr>
          <w:t xml:space="preserve">observed </w:t>
        </w:r>
      </w:ins>
      <w:r>
        <w:rPr>
          <w:rFonts w:ascii="Times New Roman" w:hAnsi="Times New Roman"/>
        </w:rPr>
        <w:t xml:space="preserve">decline of the Pomeranian population. To </w:t>
      </w:r>
      <w:ins w:id="51" w:author="Steffen Oppel" w:date="2025-10-06T10:33:00Z" w16du:dateUtc="2025-10-06T08:33:00Z">
        <w:r w:rsidR="00E309AE">
          <w:rPr>
            <w:rFonts w:ascii="Times New Roman" w:hAnsi="Times New Roman"/>
          </w:rPr>
          <w:t>re-</w:t>
        </w:r>
      </w:ins>
      <w:r>
        <w:rPr>
          <w:rFonts w:ascii="Times New Roman" w:hAnsi="Times New Roman"/>
        </w:rPr>
        <w:t>establish a viable population</w:t>
      </w:r>
      <w:ins w:id="52" w:author="Susanne" w:date="2025-10-01T15:38:00Z">
        <w:del w:id="53" w:author="Steffen Oppel" w:date="2025-10-06T10:33:00Z" w16du:dateUtc="2025-10-06T08:33:00Z">
          <w:r w:rsidR="008A2617" w:rsidDel="00E309AE">
            <w:rPr>
              <w:rFonts w:ascii="Times New Roman" w:hAnsi="Times New Roman"/>
            </w:rPr>
            <w:delText xml:space="preserve"> again</w:delText>
          </w:r>
        </w:del>
      </w:ins>
      <w:r>
        <w:rPr>
          <w:rFonts w:ascii="Times New Roman" w:hAnsi="Times New Roman"/>
        </w:rPr>
        <w:t xml:space="preserve">, </w:t>
      </w:r>
      <w:ins w:id="54" w:author="Susanne" w:date="2025-10-01T15:20:00Z">
        <w:r w:rsidR="00883B1A">
          <w:rPr>
            <w:rFonts w:ascii="Times New Roman" w:hAnsi="Times New Roman"/>
          </w:rPr>
          <w:t xml:space="preserve">adapted grassland </w:t>
        </w:r>
      </w:ins>
      <w:r>
        <w:rPr>
          <w:rFonts w:ascii="Times New Roman" w:hAnsi="Times New Roman"/>
        </w:rPr>
        <w:t>management that allows second broods</w:t>
      </w:r>
      <w:ins w:id="55" w:author="Steffen Oppel" w:date="2025-10-06T10:34:00Z" w16du:dateUtc="2025-10-06T08:34:00Z">
        <w:r w:rsidR="00247A91">
          <w:rPr>
            <w:rFonts w:ascii="Times New Roman" w:hAnsi="Times New Roman"/>
          </w:rPr>
          <w:t xml:space="preserve">, </w:t>
        </w:r>
      </w:ins>
      <w:del w:id="56" w:author="Steffen Oppel" w:date="2025-10-06T10:34:00Z" w16du:dateUtc="2025-10-06T08:34:00Z">
        <w:r w:rsidDel="00247A91">
          <w:rPr>
            <w:rFonts w:ascii="Times New Roman" w:hAnsi="Times New Roman"/>
          </w:rPr>
          <w:delText xml:space="preserve"> still requires </w:delText>
        </w:r>
      </w:del>
      <w:r>
        <w:rPr>
          <w:rFonts w:ascii="Times New Roman" w:hAnsi="Times New Roman"/>
        </w:rPr>
        <w:t xml:space="preserve">the restoration of </w:t>
      </w:r>
      <w:del w:id="57" w:author="Steffen Oppel" w:date="2025-10-06T10:35:00Z" w16du:dateUtc="2025-10-06T08:35:00Z">
        <w:r w:rsidDel="00247A91">
          <w:rPr>
            <w:rFonts w:ascii="Times New Roman" w:hAnsi="Times New Roman"/>
          </w:rPr>
          <w:delText xml:space="preserve">available </w:delText>
        </w:r>
      </w:del>
      <w:r>
        <w:rPr>
          <w:rFonts w:ascii="Times New Roman" w:hAnsi="Times New Roman"/>
        </w:rPr>
        <w:t>breeding habitat (&gt; 1000 ha), an increase in annual survival probability</w:t>
      </w:r>
      <w:ins w:id="58" w:author="Steffen Oppel" w:date="2025-10-06T10:36:00Z" w16du:dateUtc="2025-10-06T08:36:00Z">
        <w:r w:rsidR="003A54CA">
          <w:rPr>
            <w:rFonts w:ascii="Times New Roman" w:hAnsi="Times New Roman"/>
          </w:rPr>
          <w:t xml:space="preserve"> are required in addition to</w:t>
        </w:r>
      </w:ins>
      <w:r>
        <w:rPr>
          <w:rFonts w:ascii="Times New Roman" w:hAnsi="Times New Roman"/>
        </w:rPr>
        <w:t xml:space="preserve"> </w:t>
      </w:r>
      <w:del w:id="59" w:author="Steffen Oppel" w:date="2025-10-06T10:36:00Z" w16du:dateUtc="2025-10-06T08:36:00Z">
        <w:r w:rsidDel="003A54CA">
          <w:rPr>
            <w:rFonts w:ascii="Times New Roman" w:hAnsi="Times New Roman"/>
          </w:rPr>
          <w:delText xml:space="preserve">and </w:delText>
        </w:r>
      </w:del>
      <w:r>
        <w:rPr>
          <w:rFonts w:ascii="Times New Roman" w:hAnsi="Times New Roman"/>
        </w:rPr>
        <w:t xml:space="preserve">several years of </w:t>
      </w:r>
      <w:del w:id="60" w:author="Steffen Oppel" w:date="2025-10-06T10:36:00Z" w16du:dateUtc="2025-10-06T08:36:00Z">
        <w:r w:rsidDel="003A54CA">
          <w:rPr>
            <w:rFonts w:ascii="Times New Roman" w:hAnsi="Times New Roman"/>
          </w:rPr>
          <w:delText>releases of juveniles translocated from the core breeding area</w:delText>
        </w:r>
      </w:del>
      <w:ins w:id="61" w:author="Steffen Oppel" w:date="2025-10-06T10:36:00Z" w16du:dateUtc="2025-10-06T08:36:00Z">
        <w:r w:rsidR="003A54CA">
          <w:rPr>
            <w:rFonts w:ascii="Times New Roman" w:hAnsi="Times New Roman"/>
          </w:rPr>
          <w:t>reinforcement</w:t>
        </w:r>
      </w:ins>
      <w:r>
        <w:rPr>
          <w:rFonts w:ascii="Times New Roman" w:hAnsi="Times New Roman"/>
        </w:rPr>
        <w:t xml:space="preserve">. Without an improvement in survival, populations may decline after releases end, but </w:t>
      </w:r>
      <w:ins w:id="62" w:author="Susanne" w:date="2025-10-01T15:38:00Z">
        <w:r w:rsidR="008A2617">
          <w:rPr>
            <w:rFonts w:ascii="Times New Roman" w:hAnsi="Times New Roman"/>
          </w:rPr>
          <w:t xml:space="preserve">our </w:t>
        </w:r>
      </w:ins>
      <w:r>
        <w:rPr>
          <w:rFonts w:ascii="Times New Roman" w:hAnsi="Times New Roman"/>
        </w:rPr>
        <w:t xml:space="preserve">projections are surrounded by large uncertainties due to unknown spatial dispersal and recruitment </w:t>
      </w:r>
      <w:r>
        <w:rPr>
          <w:rFonts w:ascii="Times New Roman" w:hAnsi="Times New Roman"/>
        </w:rPr>
        <w:lastRenderedPageBreak/>
        <w:t>processes. In long-distance migrants, most causes for mortality are found outside the breeding area. Therefore, simultaneous conservation actions along the whole flyway</w:t>
      </w:r>
      <w:ins w:id="63" w:author="Susanne" w:date="2025-10-01T15:23:00Z">
        <w:r w:rsidR="00D769FE">
          <w:rPr>
            <w:rFonts w:ascii="Times New Roman" w:hAnsi="Times New Roman"/>
          </w:rPr>
          <w:t xml:space="preserve"> are needed to</w:t>
        </w:r>
      </w:ins>
      <w:del w:id="64" w:author="Susanne" w:date="2025-10-01T15:23:00Z">
        <w:r w:rsidDel="00D769FE">
          <w:rPr>
            <w:rFonts w:ascii="Times New Roman" w:hAnsi="Times New Roman"/>
          </w:rPr>
          <w:delText xml:space="preserve"> will</w:delText>
        </w:r>
      </w:del>
      <w:r>
        <w:rPr>
          <w:rFonts w:ascii="Times New Roman" w:hAnsi="Times New Roman"/>
        </w:rPr>
        <w:t xml:space="preserve"> increase the success of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population recovery</w:t>
      </w:r>
      <w:ins w:id="65" w:author="Susanne" w:date="2025-10-01T15:23:00Z">
        <w:r w:rsidR="00D769FE">
          <w:rPr>
            <w:rFonts w:ascii="Times New Roman" w:hAnsi="Times New Roman"/>
          </w:rPr>
          <w:t xml:space="preserve"> at the margin of the breeding range</w:t>
        </w:r>
      </w:ins>
      <w:del w:id="66" w:author="Susanne" w:date="2025-10-01T15:23:00Z">
        <w:r w:rsidDel="00D769FE">
          <w:rPr>
            <w:rFonts w:ascii="Times New Roman" w:hAnsi="Times New Roman"/>
          </w:rPr>
          <w:delText xml:space="preserve"> more effectively than measures implemented at single breeding sites</w:delText>
        </w:r>
      </w:del>
      <w:r>
        <w:rPr>
          <w:rFonts w:ascii="Times New Roman" w:hAnsi="Times New Roman"/>
        </w:rPr>
        <w:t>.</w:t>
      </w:r>
    </w:p>
    <w:p w14:paraId="2AE62565" w14:textId="77777777" w:rsidR="00A5014A" w:rsidRDefault="00A5014A" w:rsidP="00402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p>
    <w:p w14:paraId="5A3563B7" w14:textId="77777777" w:rsidR="00A5014A" w:rsidRPr="004020A2" w:rsidRDefault="00A5014A" w:rsidP="005F2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r>
        <w:rPr>
          <w:rFonts w:ascii="Times New Roman" w:hAnsi="Times New Roman"/>
          <w:b/>
        </w:rPr>
        <w:t xml:space="preserve">Keywords: </w:t>
      </w:r>
      <w:r w:rsidRPr="00FE01F7">
        <w:rPr>
          <w:rFonts w:ascii="Times New Roman" w:hAnsi="Times New Roman"/>
          <w:i/>
          <w:iCs/>
        </w:rPr>
        <w:t xml:space="preserve">Acrocephalus </w:t>
      </w:r>
      <w:proofErr w:type="spellStart"/>
      <w:r w:rsidRPr="00FE01F7">
        <w:rPr>
          <w:rFonts w:ascii="Times New Roman" w:hAnsi="Times New Roman"/>
          <w:i/>
          <w:iCs/>
        </w:rPr>
        <w:t>paludicola</w:t>
      </w:r>
      <w:proofErr w:type="spellEnd"/>
      <w:r>
        <w:rPr>
          <w:rFonts w:ascii="Times New Roman" w:hAnsi="Times New Roman"/>
        </w:rPr>
        <w:t>, Aquatic Warbler, conservation management, extinction risk, habitat restoration, population viability analysis, translocation</w:t>
      </w:r>
      <w:r>
        <w:rPr>
          <w:rFonts w:ascii="Calibri" w:hAnsi="Calibri" w:cs="Calibri"/>
          <w:b/>
          <w:sz w:val="20"/>
        </w:rPr>
        <w:t xml:space="preserve"> </w:t>
      </w:r>
    </w:p>
    <w:p w14:paraId="4D3F3D05" w14:textId="77777777" w:rsidR="00A5014A" w:rsidRDefault="00A5014A" w:rsidP="00852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b/>
        </w:rPr>
      </w:pPr>
    </w:p>
    <w:p w14:paraId="0E14C4FB" w14:textId="77777777" w:rsidR="00A5014A" w:rsidRDefault="00A5014A">
      <w:pPr>
        <w:spacing w:after="0" w:line="480" w:lineRule="auto"/>
        <w:rPr>
          <w:rFonts w:ascii="Times New Roman" w:hAnsi="Times New Roman"/>
        </w:rPr>
      </w:pPr>
      <w:r>
        <w:rPr>
          <w:rFonts w:ascii="Times New Roman" w:hAnsi="Times New Roman"/>
          <w:b/>
        </w:rPr>
        <w:t>Introduction</w:t>
      </w:r>
    </w:p>
    <w:p w14:paraId="4DD594B2" w14:textId="324EFABC" w:rsidR="00A5014A" w:rsidRPr="00391AB0" w:rsidRDefault="00A5014A" w:rsidP="004020A2">
      <w:pPr>
        <w:spacing w:after="0" w:line="480" w:lineRule="auto"/>
        <w:jc w:val="both"/>
        <w:rPr>
          <w:rFonts w:ascii="Times New Roman" w:hAnsi="Times New Roman"/>
        </w:rPr>
      </w:pPr>
      <w:r w:rsidRPr="00391AB0">
        <w:rPr>
          <w:rFonts w:ascii="Times New Roman" w:hAnsi="Times New Roman"/>
        </w:rPr>
        <w:t>Worldwide, a growing number of vertebrate species are threatened with extinc</w:t>
      </w:r>
      <w:r>
        <w:rPr>
          <w:rFonts w:ascii="Times New Roman" w:hAnsi="Times New Roman"/>
        </w:rPr>
        <w:t>tion (Munstermann et al.</w:t>
      </w:r>
      <w:r w:rsidRPr="00391AB0">
        <w:rPr>
          <w:rFonts w:ascii="Times New Roman" w:hAnsi="Times New Roman"/>
        </w:rPr>
        <w:t xml:space="preserve"> 2021). Anthropogenic pressure and climate change increase habitat loss and fragmentation, which accelerates the risk of population decreases (Dale 2001</w:t>
      </w:r>
      <w:r>
        <w:rPr>
          <w:rFonts w:ascii="Times New Roman" w:hAnsi="Times New Roman"/>
        </w:rPr>
        <w:t xml:space="preserve">, Lees et al. </w:t>
      </w:r>
      <w:r w:rsidRPr="00391AB0">
        <w:rPr>
          <w:rFonts w:ascii="Times New Roman" w:hAnsi="Times New Roman"/>
        </w:rPr>
        <w:t>2022). Conservationists are facing the challenge to effectively manage populations and halt ongoing declines (</w:t>
      </w:r>
      <w:proofErr w:type="spellStart"/>
      <w:r w:rsidRPr="00391AB0">
        <w:rPr>
          <w:rFonts w:ascii="Times New Roman" w:hAnsi="Times New Roman"/>
        </w:rPr>
        <w:t>B</w:t>
      </w:r>
      <w:r>
        <w:rPr>
          <w:rFonts w:ascii="Times New Roman" w:hAnsi="Times New Roman"/>
        </w:rPr>
        <w:t>ubac</w:t>
      </w:r>
      <w:proofErr w:type="spellEnd"/>
      <w:r>
        <w:rPr>
          <w:rFonts w:ascii="Times New Roman" w:hAnsi="Times New Roman"/>
        </w:rPr>
        <w:t xml:space="preserve"> et al., 2019, Davis et al.</w:t>
      </w:r>
      <w:r w:rsidRPr="00391AB0">
        <w:rPr>
          <w:rFonts w:ascii="Times New Roman" w:hAnsi="Times New Roman"/>
        </w:rPr>
        <w:t xml:space="preserve"> 2023). For small and isolated populations, providing and maintaining suitable habitat is sometimes not sufficient to increase numbers again (Dale 2001</w:t>
      </w:r>
      <w:r>
        <w:rPr>
          <w:rFonts w:ascii="Times New Roman" w:hAnsi="Times New Roman"/>
        </w:rPr>
        <w:t>,</w:t>
      </w:r>
      <w:r w:rsidRPr="00391AB0">
        <w:rPr>
          <w:rFonts w:ascii="Times New Roman" w:hAnsi="Times New Roman"/>
        </w:rPr>
        <w:t xml:space="preserve"> Armstrong and Reynolds 2011). Therefore, reinforcement</w:t>
      </w:r>
      <w:ins w:id="67" w:author="Steffen Oppel" w:date="2025-10-07T09:38:00Z" w16du:dateUtc="2025-10-07T07:38:00Z">
        <w:r w:rsidR="004F4E55">
          <w:rPr>
            <w:rFonts w:ascii="Times New Roman" w:hAnsi="Times New Roman"/>
          </w:rPr>
          <w:t xml:space="preserve"> (defined as the </w:t>
        </w:r>
      </w:ins>
      <w:ins w:id="68" w:author="Steffen Oppel" w:date="2025-10-07T09:39:00Z" w16du:dateUtc="2025-10-07T07:39:00Z">
        <w:r w:rsidR="00335CC8" w:rsidRPr="00335CC8">
          <w:rPr>
            <w:rFonts w:ascii="Times New Roman" w:hAnsi="Times New Roman"/>
          </w:rPr>
          <w:t>intentional movement and release of an organism into an existing population of conspecifics</w:t>
        </w:r>
        <w:r w:rsidR="00335CC8">
          <w:rPr>
            <w:rFonts w:ascii="Times New Roman" w:hAnsi="Times New Roman"/>
          </w:rPr>
          <w:t>)</w:t>
        </w:r>
      </w:ins>
      <w:r w:rsidRPr="00391AB0">
        <w:rPr>
          <w:rFonts w:ascii="Times New Roman" w:hAnsi="Times New Roman"/>
        </w:rPr>
        <w:t xml:space="preserve"> by translocations or captive breeding is an increasingly applied conservation action to assist the population recovery of endangered species (IUCN/SSC 2013</w:t>
      </w:r>
      <w:r>
        <w:rPr>
          <w:rFonts w:ascii="Times New Roman" w:hAnsi="Times New Roman"/>
        </w:rPr>
        <w:t>,</w:t>
      </w:r>
      <w:r w:rsidRPr="00391AB0">
        <w:rPr>
          <w:rFonts w:ascii="Times New Roman" w:hAnsi="Times New Roman"/>
        </w:rPr>
        <w:t xml:space="preserve"> </w:t>
      </w:r>
      <w:proofErr w:type="spellStart"/>
      <w:r w:rsidRPr="00391AB0">
        <w:rPr>
          <w:rFonts w:ascii="Times New Roman" w:hAnsi="Times New Roman"/>
        </w:rPr>
        <w:t>Bubac</w:t>
      </w:r>
      <w:proofErr w:type="spellEnd"/>
      <w:r w:rsidRPr="00391AB0">
        <w:rPr>
          <w:rFonts w:ascii="Times New Roman" w:hAnsi="Times New Roman"/>
        </w:rPr>
        <w:t xml:space="preserve"> et al. 2019).</w:t>
      </w:r>
    </w:p>
    <w:p w14:paraId="15B63D65" w14:textId="7B37631C" w:rsidR="00A5014A" w:rsidRPr="00391AB0" w:rsidRDefault="00A46AB9" w:rsidP="004020A2">
      <w:pPr>
        <w:spacing w:after="0" w:line="480" w:lineRule="auto"/>
        <w:jc w:val="both"/>
        <w:rPr>
          <w:rFonts w:ascii="Times New Roman" w:hAnsi="Times New Roman"/>
        </w:rPr>
      </w:pPr>
      <w:ins w:id="69" w:author="Steffen Oppel" w:date="2025-10-06T10:45:00Z" w16du:dateUtc="2025-10-06T08:45:00Z">
        <w:r>
          <w:rPr>
            <w:rFonts w:ascii="Times New Roman" w:hAnsi="Times New Roman"/>
          </w:rPr>
          <w:t xml:space="preserve">Among </w:t>
        </w:r>
        <w:r w:rsidR="00E419AE">
          <w:rPr>
            <w:rFonts w:ascii="Times New Roman" w:hAnsi="Times New Roman"/>
          </w:rPr>
          <w:t>northe</w:t>
        </w:r>
      </w:ins>
      <w:ins w:id="70" w:author="Steffen Oppel" w:date="2025-10-06T10:46:00Z" w16du:dateUtc="2025-10-06T08:46:00Z">
        <w:r w:rsidR="00E419AE">
          <w:rPr>
            <w:rFonts w:ascii="Times New Roman" w:hAnsi="Times New Roman"/>
          </w:rPr>
          <w:t xml:space="preserve">rn temperate bird species, </w:t>
        </w:r>
      </w:ins>
      <w:commentRangeStart w:id="71"/>
      <w:commentRangeStart w:id="72"/>
      <w:del w:id="73" w:author="Steffen Oppel" w:date="2025-10-06T10:46:00Z" w16du:dateUtc="2025-10-06T08:46:00Z">
        <w:r w:rsidR="00A5014A" w:rsidRPr="00391AB0" w:rsidDel="00E419AE">
          <w:rPr>
            <w:rFonts w:ascii="Times New Roman" w:hAnsi="Times New Roman"/>
          </w:rPr>
          <w:delText xml:space="preserve">Migratory </w:delText>
        </w:r>
      </w:del>
      <w:ins w:id="74" w:author="Steffen Oppel" w:date="2025-10-06T10:46:00Z" w16du:dateUtc="2025-10-06T08:46:00Z">
        <w:r w:rsidR="00E419AE">
          <w:rPr>
            <w:rFonts w:ascii="Times New Roman" w:hAnsi="Times New Roman"/>
          </w:rPr>
          <w:t>migrants have generally suffered greater</w:t>
        </w:r>
        <w:r w:rsidR="00E419AE" w:rsidRPr="00391AB0">
          <w:rPr>
            <w:rFonts w:ascii="Times New Roman" w:hAnsi="Times New Roman"/>
          </w:rPr>
          <w:t xml:space="preserve"> </w:t>
        </w:r>
      </w:ins>
      <w:del w:id="75" w:author="Steffen Oppel" w:date="2025-10-06T10:46:00Z" w16du:dateUtc="2025-10-06T08:46:00Z">
        <w:r w:rsidR="00A5014A" w:rsidRPr="00391AB0" w:rsidDel="00B11D71">
          <w:rPr>
            <w:rFonts w:ascii="Times New Roman" w:hAnsi="Times New Roman"/>
          </w:rPr>
          <w:delText xml:space="preserve">species are more susceptible </w:delText>
        </w:r>
      </w:del>
      <w:ins w:id="76" w:author="Susanne" w:date="2025-10-02T10:04:00Z">
        <w:del w:id="77" w:author="Steffen Oppel" w:date="2025-10-06T10:46:00Z" w16du:dateUtc="2025-10-06T08:46:00Z">
          <w:r w:rsidR="006325D6" w:rsidDel="00B11D71">
            <w:rPr>
              <w:rFonts w:ascii="Times New Roman" w:hAnsi="Times New Roman"/>
            </w:rPr>
            <w:delText>affected by</w:delText>
          </w:r>
          <w:r w:rsidR="006325D6" w:rsidRPr="00391AB0" w:rsidDel="00B11D71">
            <w:rPr>
              <w:rFonts w:ascii="Times New Roman" w:hAnsi="Times New Roman"/>
            </w:rPr>
            <w:delText xml:space="preserve"> </w:delText>
          </w:r>
        </w:del>
      </w:ins>
      <w:del w:id="78" w:author="Steffen Oppel" w:date="2025-10-06T10:46:00Z" w16du:dateUtc="2025-10-06T08:46:00Z">
        <w:r w:rsidR="00A5014A" w:rsidRPr="00391AB0" w:rsidDel="00B11D71">
          <w:rPr>
            <w:rFonts w:ascii="Times New Roman" w:hAnsi="Times New Roman"/>
          </w:rPr>
          <w:delText xml:space="preserve">to </w:delText>
        </w:r>
      </w:del>
      <w:r w:rsidR="00A5014A" w:rsidRPr="00391AB0">
        <w:rPr>
          <w:rFonts w:ascii="Times New Roman" w:hAnsi="Times New Roman"/>
        </w:rPr>
        <w:t xml:space="preserve">population </w:t>
      </w:r>
      <w:del w:id="79" w:author="Susanne" w:date="2025-10-02T10:07:00Z">
        <w:r w:rsidR="00A5014A" w:rsidRPr="00391AB0" w:rsidDel="006325D6">
          <w:rPr>
            <w:rFonts w:ascii="Times New Roman" w:hAnsi="Times New Roman"/>
          </w:rPr>
          <w:delText xml:space="preserve">changes </w:delText>
        </w:r>
      </w:del>
      <w:ins w:id="80" w:author="Susanne" w:date="2025-10-02T10:07:00Z">
        <w:r w:rsidR="006325D6">
          <w:rPr>
            <w:rFonts w:ascii="Times New Roman" w:hAnsi="Times New Roman"/>
          </w:rPr>
          <w:t>decl</w:t>
        </w:r>
      </w:ins>
      <w:ins w:id="81" w:author="Susanne" w:date="2025-10-02T10:08:00Z">
        <w:r w:rsidR="006325D6">
          <w:rPr>
            <w:rFonts w:ascii="Times New Roman" w:hAnsi="Times New Roman"/>
          </w:rPr>
          <w:t>ines</w:t>
        </w:r>
      </w:ins>
      <w:ins w:id="82" w:author="Susanne" w:date="2025-10-02T10:07:00Z">
        <w:r w:rsidR="006325D6" w:rsidRPr="00391AB0">
          <w:rPr>
            <w:rFonts w:ascii="Times New Roman" w:hAnsi="Times New Roman"/>
          </w:rPr>
          <w:t xml:space="preserve"> </w:t>
        </w:r>
      </w:ins>
      <w:r w:rsidR="00A5014A" w:rsidRPr="00391AB0">
        <w:rPr>
          <w:rFonts w:ascii="Times New Roman" w:hAnsi="Times New Roman"/>
        </w:rPr>
        <w:t xml:space="preserve">than residents </w:t>
      </w:r>
      <w:del w:id="83" w:author="Steffen Oppel" w:date="2025-10-06T10:48:00Z" w16du:dateUtc="2025-10-06T08:48:00Z">
        <w:r w:rsidR="00A5014A" w:rsidRPr="00391AB0" w:rsidDel="002610C8">
          <w:rPr>
            <w:rFonts w:ascii="Times New Roman" w:hAnsi="Times New Roman"/>
          </w:rPr>
          <w:delText xml:space="preserve">and </w:delText>
        </w:r>
      </w:del>
      <w:ins w:id="84" w:author="Susanne" w:date="2025-10-02T10:08:00Z">
        <w:del w:id="85" w:author="Steffen Oppel" w:date="2025-10-06T10:48:00Z" w16du:dateUtc="2025-10-06T08:48:00Z">
          <w:r w:rsidR="00234CD2" w:rsidDel="002610C8">
            <w:rPr>
              <w:rFonts w:ascii="Times New Roman" w:hAnsi="Times New Roman"/>
            </w:rPr>
            <w:delText xml:space="preserve">numbers of </w:delText>
          </w:r>
        </w:del>
      </w:ins>
      <w:del w:id="86" w:author="Steffen Oppel" w:date="2025-10-06T10:48:00Z" w16du:dateUtc="2025-10-06T08:48:00Z">
        <w:r w:rsidR="00A5014A" w:rsidRPr="00391AB0" w:rsidDel="002610C8">
          <w:rPr>
            <w:rFonts w:ascii="Times New Roman" w:hAnsi="Times New Roman"/>
          </w:rPr>
          <w:delText xml:space="preserve">several </w:delText>
        </w:r>
        <w:r w:rsidR="00A5014A" w:rsidRPr="00391AB0" w:rsidDel="002610C8">
          <w:rPr>
            <w:rStyle w:val="Emphasis"/>
            <w:rFonts w:ascii="Times New Roman" w:hAnsi="Times New Roman"/>
            <w:i w:val="0"/>
          </w:rPr>
          <w:delText>Afro</w:delText>
        </w:r>
        <w:r w:rsidR="00A5014A" w:rsidRPr="00391AB0" w:rsidDel="002610C8">
          <w:rPr>
            <w:rFonts w:ascii="Times New Roman" w:hAnsi="Times New Roman"/>
            <w:i/>
            <w:iCs/>
          </w:rPr>
          <w:delText>-</w:delText>
        </w:r>
        <w:r w:rsidR="00A5014A" w:rsidRPr="00391AB0" w:rsidDel="002610C8">
          <w:rPr>
            <w:rStyle w:val="Emphasis"/>
            <w:rFonts w:ascii="Times New Roman" w:hAnsi="Times New Roman"/>
            <w:i w:val="0"/>
          </w:rPr>
          <w:delText>Palaearctic</w:delText>
        </w:r>
        <w:r w:rsidR="00A5014A" w:rsidRPr="00391AB0" w:rsidDel="002610C8">
          <w:rPr>
            <w:rFonts w:ascii="Times New Roman" w:hAnsi="Times New Roman"/>
          </w:rPr>
          <w:delText xml:space="preserve"> migrants </w:delText>
        </w:r>
      </w:del>
      <w:ins w:id="87" w:author="Susanne" w:date="2025-10-02T10:08:00Z">
        <w:del w:id="88" w:author="Steffen Oppel" w:date="2025-10-06T10:48:00Z" w16du:dateUtc="2025-10-06T08:48:00Z">
          <w:r w:rsidR="00234CD2" w:rsidDel="002610C8">
            <w:rPr>
              <w:rFonts w:ascii="Times New Roman" w:hAnsi="Times New Roman"/>
            </w:rPr>
            <w:delText>show</w:delText>
          </w:r>
        </w:del>
      </w:ins>
      <w:del w:id="89" w:author="Steffen Oppel" w:date="2025-10-06T10:48:00Z" w16du:dateUtc="2025-10-06T08:48:00Z">
        <w:r w:rsidR="00A5014A" w:rsidRPr="00391AB0" w:rsidDel="002610C8">
          <w:rPr>
            <w:rFonts w:ascii="Times New Roman" w:hAnsi="Times New Roman"/>
          </w:rPr>
          <w:delText>have declined</w:delText>
        </w:r>
      </w:del>
      <w:ins w:id="90" w:author="Susanne" w:date="2025-10-02T10:11:00Z">
        <w:del w:id="91" w:author="Steffen Oppel" w:date="2025-10-06T10:48:00Z" w16du:dateUtc="2025-10-06T08:48:00Z">
          <w:r w:rsidR="00234CD2" w:rsidDel="002610C8">
            <w:rPr>
              <w:rFonts w:ascii="Times New Roman" w:hAnsi="Times New Roman"/>
            </w:rPr>
            <w:delText xml:space="preserve"> negative</w:delText>
          </w:r>
        </w:del>
      </w:ins>
      <w:ins w:id="92" w:author="Susanne" w:date="2025-10-02T10:09:00Z">
        <w:del w:id="93" w:author="Steffen Oppel" w:date="2025-10-06T10:48:00Z" w16du:dateUtc="2025-10-06T08:48:00Z">
          <w:r w:rsidR="00234CD2" w:rsidDel="002610C8">
            <w:rPr>
              <w:rFonts w:ascii="Times New Roman" w:hAnsi="Times New Roman"/>
            </w:rPr>
            <w:delText xml:space="preserve"> trends</w:delText>
          </w:r>
        </w:del>
      </w:ins>
      <w:del w:id="94" w:author="Steffen Oppel" w:date="2025-10-06T10:48:00Z" w16du:dateUtc="2025-10-06T08:48:00Z">
        <w:r w:rsidR="00A5014A" w:rsidRPr="00391AB0" w:rsidDel="002610C8">
          <w:rPr>
            <w:rFonts w:ascii="Times New Roman" w:hAnsi="Times New Roman"/>
          </w:rPr>
          <w:delText xml:space="preserve"> during the last decades </w:delText>
        </w:r>
      </w:del>
      <w:r w:rsidR="00A5014A" w:rsidRPr="00391AB0">
        <w:rPr>
          <w:rFonts w:ascii="Times New Roman" w:hAnsi="Times New Roman"/>
        </w:rPr>
        <w:t>(</w:t>
      </w:r>
      <w:ins w:id="95" w:author="Steffen Oppel" w:date="2025-10-06T10:47:00Z" w16du:dateUtc="2025-10-06T08:47:00Z">
        <w:r w:rsidR="00236C3A">
          <w:rPr>
            <w:rFonts w:ascii="Times New Roman" w:hAnsi="Times New Roman"/>
          </w:rPr>
          <w:t xml:space="preserve">Rosenberg et al. </w:t>
        </w:r>
      </w:ins>
      <w:ins w:id="96" w:author="Steffen Oppel" w:date="2025-10-06T10:48:00Z" w16du:dateUtc="2025-10-06T08:48:00Z">
        <w:r w:rsidR="00047744">
          <w:rPr>
            <w:rFonts w:ascii="Times New Roman" w:hAnsi="Times New Roman"/>
          </w:rPr>
          <w:t>2019</w:t>
        </w:r>
        <w:r w:rsidR="002610C8">
          <w:rPr>
            <w:rFonts w:ascii="Times New Roman" w:hAnsi="Times New Roman"/>
          </w:rPr>
          <w:t xml:space="preserve">, </w:t>
        </w:r>
      </w:ins>
      <w:r w:rsidR="00A5014A" w:rsidRPr="00391AB0">
        <w:rPr>
          <w:rFonts w:ascii="Times New Roman" w:hAnsi="Times New Roman"/>
        </w:rPr>
        <w:t>Lees et al. 2022</w:t>
      </w:r>
      <w:r w:rsidR="00A5014A">
        <w:rPr>
          <w:rFonts w:ascii="Times New Roman" w:hAnsi="Times New Roman"/>
        </w:rPr>
        <w:t xml:space="preserve">, </w:t>
      </w:r>
      <w:r w:rsidR="00A5014A" w:rsidRPr="00391AB0">
        <w:rPr>
          <w:rFonts w:ascii="Times New Roman" w:hAnsi="Times New Roman"/>
        </w:rPr>
        <w:t xml:space="preserve">Vickery et al. </w:t>
      </w:r>
      <w:r w:rsidR="00A5014A">
        <w:rPr>
          <w:rFonts w:ascii="Times New Roman" w:hAnsi="Times New Roman"/>
        </w:rPr>
        <w:t>2023</w:t>
      </w:r>
      <w:r w:rsidR="00A5014A" w:rsidRPr="00391AB0">
        <w:rPr>
          <w:rFonts w:ascii="Times New Roman" w:hAnsi="Times New Roman"/>
        </w:rPr>
        <w:t xml:space="preserve">). </w:t>
      </w:r>
      <w:commentRangeEnd w:id="71"/>
      <w:r w:rsidR="00074562">
        <w:rPr>
          <w:rStyle w:val="CommentReference"/>
          <w:szCs w:val="20"/>
        </w:rPr>
        <w:commentReference w:id="71"/>
      </w:r>
      <w:commentRangeEnd w:id="72"/>
      <w:r w:rsidR="0055340A">
        <w:rPr>
          <w:rStyle w:val="CommentReference"/>
          <w:szCs w:val="20"/>
        </w:rPr>
        <w:commentReference w:id="72"/>
      </w:r>
      <w:r w:rsidR="00A5014A" w:rsidRPr="00391AB0">
        <w:rPr>
          <w:rFonts w:ascii="Times New Roman" w:hAnsi="Times New Roman"/>
        </w:rPr>
        <w:t>Nevertheless, only few reinforcement projects have been directed at long-distance migrants (Pain et al. 2018</w:t>
      </w:r>
      <w:r w:rsidR="00A5014A">
        <w:rPr>
          <w:rFonts w:ascii="Times New Roman" w:hAnsi="Times New Roman"/>
        </w:rPr>
        <w:t>,</w:t>
      </w:r>
      <w:r w:rsidR="00A5014A" w:rsidRPr="00391AB0">
        <w:rPr>
          <w:rFonts w:ascii="Times New Roman" w:hAnsi="Times New Roman"/>
        </w:rPr>
        <w:t xml:space="preserve"> Oppel et al. 2021</w:t>
      </w:r>
      <w:r w:rsidR="00A5014A">
        <w:rPr>
          <w:rFonts w:ascii="Times New Roman" w:hAnsi="Times New Roman"/>
        </w:rPr>
        <w:t>,</w:t>
      </w:r>
      <w:r w:rsidR="00A5014A" w:rsidRPr="00391AB0">
        <w:rPr>
          <w:rFonts w:ascii="Times New Roman" w:hAnsi="Times New Roman"/>
        </w:rPr>
        <w:t xml:space="preserve"> Mayall </w:t>
      </w:r>
      <w:r w:rsidR="00A5014A" w:rsidRPr="00391AB0">
        <w:rPr>
          <w:rFonts w:ascii="Times New Roman" w:hAnsi="Times New Roman"/>
        </w:rPr>
        <w:lastRenderedPageBreak/>
        <w:t xml:space="preserve">et al. 2023). </w:t>
      </w:r>
      <w:commentRangeStart w:id="97"/>
      <w:r w:rsidR="00A5014A" w:rsidRPr="00391AB0">
        <w:rPr>
          <w:rFonts w:ascii="Times New Roman" w:hAnsi="Times New Roman"/>
        </w:rPr>
        <w:t xml:space="preserve">The implementation of effective conservation measures for long-distance migrants </w:t>
      </w:r>
      <w:del w:id="98" w:author="Steffen Oppel" w:date="2025-10-06T10:52:00Z" w16du:dateUtc="2025-10-06T08:52:00Z">
        <w:r w:rsidR="00A5014A" w:rsidRPr="00391AB0" w:rsidDel="000C712F">
          <w:rPr>
            <w:rFonts w:ascii="Times New Roman" w:hAnsi="Times New Roman"/>
          </w:rPr>
          <w:delText xml:space="preserve">has to </w:delText>
        </w:r>
        <w:bookmarkStart w:id="99" w:name="_Int_rveiGNYd"/>
        <w:r w:rsidR="00A5014A" w:rsidRPr="00391AB0" w:rsidDel="000C712F">
          <w:rPr>
            <w:rFonts w:ascii="Times New Roman" w:hAnsi="Times New Roman"/>
          </w:rPr>
          <w:delText>take into account</w:delText>
        </w:r>
      </w:del>
      <w:bookmarkEnd w:id="99"/>
      <w:ins w:id="100" w:author="Steffen Oppel" w:date="2025-10-06T10:52:00Z" w16du:dateUtc="2025-10-06T08:52:00Z">
        <w:r w:rsidR="000C712F">
          <w:rPr>
            <w:rFonts w:ascii="Times New Roman" w:hAnsi="Times New Roman"/>
          </w:rPr>
          <w:t>needs to consider</w:t>
        </w:r>
      </w:ins>
      <w:r w:rsidR="00A5014A" w:rsidRPr="00391AB0">
        <w:rPr>
          <w:rFonts w:ascii="Times New Roman" w:hAnsi="Times New Roman"/>
        </w:rPr>
        <w:t xml:space="preserve"> that </w:t>
      </w:r>
      <w:del w:id="101" w:author="Steffen Oppel" w:date="2025-10-06T10:52:00Z" w16du:dateUtc="2025-10-06T08:52:00Z">
        <w:r w:rsidR="00A5014A" w:rsidRPr="00391AB0" w:rsidDel="000C712F">
          <w:rPr>
            <w:rFonts w:ascii="Times New Roman" w:hAnsi="Times New Roman"/>
          </w:rPr>
          <w:delText>their lifecycle includes</w:delText>
        </w:r>
      </w:del>
      <w:ins w:id="102" w:author="Steffen Oppel" w:date="2025-10-06T10:52:00Z" w16du:dateUtc="2025-10-06T08:52:00Z">
        <w:r w:rsidR="000C712F">
          <w:rPr>
            <w:rFonts w:ascii="Times New Roman" w:hAnsi="Times New Roman"/>
          </w:rPr>
          <w:t>migrants depend on</w:t>
        </w:r>
      </w:ins>
      <w:r w:rsidR="00A5014A" w:rsidRPr="00391AB0">
        <w:rPr>
          <w:rFonts w:ascii="Times New Roman" w:hAnsi="Times New Roman"/>
        </w:rPr>
        <w:t xml:space="preserve"> breeding sites, staging sites during migration and </w:t>
      </w:r>
      <w:del w:id="103" w:author="Steffen Oppel" w:date="2025-10-06T10:51:00Z" w16du:dateUtc="2025-10-06T08:51:00Z">
        <w:r w:rsidR="00A5014A" w:rsidRPr="00391AB0" w:rsidDel="00E12E4D">
          <w:rPr>
            <w:rFonts w:ascii="Times New Roman" w:hAnsi="Times New Roman"/>
          </w:rPr>
          <w:delText xml:space="preserve">the </w:delText>
        </w:r>
      </w:del>
      <w:r w:rsidR="00A5014A" w:rsidRPr="00391AB0">
        <w:rPr>
          <w:rFonts w:ascii="Times New Roman" w:hAnsi="Times New Roman"/>
        </w:rPr>
        <w:t>wintering site</w:t>
      </w:r>
      <w:ins w:id="104" w:author="Steffen Oppel" w:date="2025-10-06T10:51:00Z" w16du:dateUtc="2025-10-06T08:51:00Z">
        <w:r w:rsidR="00E12E4D">
          <w:rPr>
            <w:rFonts w:ascii="Times New Roman" w:hAnsi="Times New Roman"/>
          </w:rPr>
          <w:t>s</w:t>
        </w:r>
      </w:ins>
      <w:r w:rsidR="00A5014A" w:rsidRPr="00391AB0">
        <w:rPr>
          <w:rFonts w:ascii="Times New Roman" w:hAnsi="Times New Roman"/>
        </w:rPr>
        <w:t xml:space="preserve">, </w:t>
      </w:r>
      <w:del w:id="105" w:author="Steffen Oppel" w:date="2025-10-06T10:52:00Z" w16du:dateUtc="2025-10-06T08:52:00Z">
        <w:r w:rsidR="00A5014A" w:rsidRPr="00391AB0" w:rsidDel="00B417DE">
          <w:rPr>
            <w:rFonts w:ascii="Times New Roman" w:hAnsi="Times New Roman"/>
          </w:rPr>
          <w:delText>covering different climatic zones and habitats, which</w:delText>
        </w:r>
      </w:del>
      <w:ins w:id="106" w:author="Steffen Oppel" w:date="2025-10-06T10:52:00Z" w16du:dateUtc="2025-10-06T08:52:00Z">
        <w:r w:rsidR="00B417DE">
          <w:rPr>
            <w:rFonts w:ascii="Times New Roman" w:hAnsi="Times New Roman"/>
          </w:rPr>
          <w:t xml:space="preserve">and </w:t>
        </w:r>
      </w:ins>
      <w:ins w:id="107" w:author="Steffen Oppel" w:date="2025-10-06T10:53:00Z" w16du:dateUtc="2025-10-06T08:53:00Z">
        <w:r w:rsidR="00B417DE">
          <w:rPr>
            <w:rFonts w:ascii="Times New Roman" w:hAnsi="Times New Roman"/>
          </w:rPr>
          <w:t xml:space="preserve">threats in any </w:t>
        </w:r>
        <w:r w:rsidR="0068452E">
          <w:rPr>
            <w:rFonts w:ascii="Times New Roman" w:hAnsi="Times New Roman"/>
          </w:rPr>
          <w:t xml:space="preserve">of these critical </w:t>
        </w:r>
        <w:r w:rsidR="00B417DE">
          <w:rPr>
            <w:rFonts w:ascii="Times New Roman" w:hAnsi="Times New Roman"/>
          </w:rPr>
          <w:t>site</w:t>
        </w:r>
        <w:r w:rsidR="0068452E">
          <w:rPr>
            <w:rFonts w:ascii="Times New Roman" w:hAnsi="Times New Roman"/>
          </w:rPr>
          <w:t>s</w:t>
        </w:r>
        <w:r w:rsidR="00B417DE">
          <w:rPr>
            <w:rFonts w:ascii="Times New Roman" w:hAnsi="Times New Roman"/>
          </w:rPr>
          <w:t xml:space="preserve"> could affect the viability of a population</w:t>
        </w:r>
      </w:ins>
      <w:del w:id="108" w:author="Susanne" w:date="2025-10-02T14:28:00Z">
        <w:r w:rsidR="00A5014A" w:rsidRPr="00391AB0" w:rsidDel="004E1523">
          <w:rPr>
            <w:rFonts w:ascii="Times New Roman" w:hAnsi="Times New Roman"/>
          </w:rPr>
          <w:delText xml:space="preserve"> in turn are subject to variable threats and alterations</w:delText>
        </w:r>
      </w:del>
      <w:r w:rsidR="00A5014A" w:rsidRPr="00391AB0">
        <w:rPr>
          <w:rFonts w:ascii="Times New Roman" w:hAnsi="Times New Roman"/>
        </w:rPr>
        <w:t xml:space="preserve"> (</w:t>
      </w:r>
      <w:ins w:id="109" w:author="Steffen Oppel" w:date="2025-10-06T10:56:00Z" w16du:dateUtc="2025-10-06T08:56:00Z">
        <w:r w:rsidR="00161287">
          <w:rPr>
            <w:rFonts w:ascii="Times New Roman" w:hAnsi="Times New Roman"/>
          </w:rPr>
          <w:t xml:space="preserve">Runge et al. 2015, </w:t>
        </w:r>
      </w:ins>
      <w:r w:rsidR="00A5014A" w:rsidRPr="00391AB0">
        <w:rPr>
          <w:rFonts w:ascii="Times New Roman" w:hAnsi="Times New Roman"/>
        </w:rPr>
        <w:t>Vickery et al. 20</w:t>
      </w:r>
      <w:r w:rsidR="00A5014A">
        <w:rPr>
          <w:rFonts w:ascii="Times New Roman" w:hAnsi="Times New Roman"/>
        </w:rPr>
        <w:t>23,</w:t>
      </w:r>
      <w:r w:rsidR="00A5014A" w:rsidRPr="00391AB0">
        <w:rPr>
          <w:rFonts w:ascii="Times New Roman" w:hAnsi="Times New Roman"/>
        </w:rPr>
        <w:t xml:space="preserve"> Oppel et al. 2024).</w:t>
      </w:r>
      <w:commentRangeEnd w:id="97"/>
      <w:r w:rsidR="00074562">
        <w:rPr>
          <w:rStyle w:val="CommentReference"/>
          <w:szCs w:val="20"/>
        </w:rPr>
        <w:commentReference w:id="97"/>
      </w:r>
      <w:r w:rsidR="00A5014A" w:rsidRPr="00391AB0">
        <w:rPr>
          <w:rFonts w:ascii="Times New Roman" w:hAnsi="Times New Roman"/>
        </w:rPr>
        <w:t xml:space="preserve"> The habitat conditions at the breeding sites are often well studied, but most migrants spend more than 75% of the year at non-breeding sites, where </w:t>
      </w:r>
      <w:ins w:id="110" w:author="Susanne" w:date="2025-10-02T14:32:00Z">
        <w:r w:rsidR="004E1523">
          <w:rPr>
            <w:rFonts w:ascii="Times New Roman" w:hAnsi="Times New Roman"/>
          </w:rPr>
          <w:t xml:space="preserve">habitat </w:t>
        </w:r>
        <w:del w:id="111" w:author="Steffen Oppel" w:date="2025-10-06T11:23:00Z" w16du:dateUtc="2025-10-06T09:23:00Z">
          <w:r w:rsidR="004E1523" w:rsidDel="00E20798">
            <w:rPr>
              <w:rFonts w:ascii="Times New Roman" w:hAnsi="Times New Roman"/>
            </w:rPr>
            <w:delText>pre</w:delText>
          </w:r>
        </w:del>
      </w:ins>
      <w:del w:id="112" w:author="Steffen Oppel" w:date="2025-10-06T11:23:00Z" w16du:dateUtc="2025-10-06T09:23:00Z">
        <w:r w:rsidR="00A5014A" w:rsidRPr="00391AB0" w:rsidDel="00E20798">
          <w:rPr>
            <w:rFonts w:ascii="Times New Roman" w:hAnsi="Times New Roman"/>
          </w:rPr>
          <w:delText xml:space="preserve">conditions </w:delText>
        </w:r>
      </w:del>
      <w:ins w:id="113" w:author="Susanne" w:date="2025-10-02T14:32:00Z">
        <w:del w:id="114" w:author="Steffen Oppel" w:date="2025-10-06T11:23:00Z" w16du:dateUtc="2025-10-06T09:23:00Z">
          <w:r w:rsidR="004E1523" w:rsidDel="00E20798">
            <w:rPr>
              <w:rFonts w:ascii="Times New Roman" w:hAnsi="Times New Roman"/>
            </w:rPr>
            <w:delText xml:space="preserve">may differ </w:delText>
          </w:r>
        </w:del>
      </w:ins>
      <w:ins w:id="115" w:author="Susanne" w:date="2025-10-02T14:33:00Z">
        <w:del w:id="116" w:author="Steffen Oppel" w:date="2025-10-06T11:23:00Z" w16du:dateUtc="2025-10-06T09:23:00Z">
          <w:r w:rsidR="004E1523" w:rsidDel="00E20798">
            <w:rPr>
              <w:rFonts w:ascii="Times New Roman" w:hAnsi="Times New Roman"/>
            </w:rPr>
            <w:delText xml:space="preserve">to the breeding site </w:delText>
          </w:r>
        </w:del>
      </w:ins>
      <w:del w:id="117" w:author="Steffen Oppel" w:date="2025-10-06T11:23:00Z" w16du:dateUtc="2025-10-06T09:23:00Z">
        <w:r w:rsidR="00A5014A" w:rsidRPr="00391AB0" w:rsidDel="00E20798">
          <w:rPr>
            <w:rFonts w:ascii="Times New Roman" w:hAnsi="Times New Roman"/>
          </w:rPr>
          <w:delText xml:space="preserve">and </w:delText>
        </w:r>
      </w:del>
      <w:ins w:id="118" w:author="Susanne" w:date="2025-10-02T14:35:00Z">
        <w:del w:id="119" w:author="Steffen Oppel" w:date="2025-10-06T11:23:00Z" w16du:dateUtc="2025-10-06T09:23:00Z">
          <w:r w:rsidR="004E1523" w:rsidDel="00E20798">
            <w:rPr>
              <w:rFonts w:ascii="Times New Roman" w:hAnsi="Times New Roman"/>
            </w:rPr>
            <w:delText xml:space="preserve">land use </w:delText>
          </w:r>
        </w:del>
        <w:r w:rsidR="004E1523">
          <w:rPr>
            <w:rFonts w:ascii="Times New Roman" w:hAnsi="Times New Roman"/>
          </w:rPr>
          <w:t xml:space="preserve">changes and weather </w:t>
        </w:r>
      </w:ins>
      <w:r w:rsidR="00A5014A" w:rsidRPr="00391AB0">
        <w:rPr>
          <w:rFonts w:ascii="Times New Roman" w:hAnsi="Times New Roman"/>
        </w:rPr>
        <w:t>parameters affecting survival are po</w:t>
      </w:r>
      <w:r w:rsidR="00A5014A">
        <w:rPr>
          <w:rFonts w:ascii="Times New Roman" w:hAnsi="Times New Roman"/>
        </w:rPr>
        <w:t>orly understood (Halupka et al.</w:t>
      </w:r>
      <w:r w:rsidR="00A5014A" w:rsidRPr="00391AB0">
        <w:rPr>
          <w:rFonts w:ascii="Times New Roman" w:hAnsi="Times New Roman"/>
        </w:rPr>
        <w:t xml:space="preserve"> 2017</w:t>
      </w:r>
      <w:r w:rsidR="00A5014A">
        <w:rPr>
          <w:rFonts w:ascii="Times New Roman" w:hAnsi="Times New Roman"/>
        </w:rPr>
        <w:t>,</w:t>
      </w:r>
      <w:r w:rsidR="00A5014A" w:rsidRPr="00391AB0">
        <w:rPr>
          <w:rFonts w:ascii="Times New Roman" w:hAnsi="Times New Roman"/>
        </w:rPr>
        <w:t xml:space="preserve"> Davis et al. 2023). </w:t>
      </w:r>
      <w:commentRangeStart w:id="120"/>
      <w:commentRangeStart w:id="121"/>
      <w:del w:id="122" w:author="Steffen Oppel" w:date="2025-10-06T11:23:00Z" w16du:dateUtc="2025-10-06T09:23:00Z">
        <w:r w:rsidR="00A5014A" w:rsidRPr="00391AB0" w:rsidDel="00762185">
          <w:rPr>
            <w:rFonts w:ascii="Times New Roman" w:hAnsi="Times New Roman"/>
          </w:rPr>
          <w:delText>Carry</w:delText>
        </w:r>
      </w:del>
      <w:ins w:id="123" w:author="Susanne" w:date="2025-10-01T11:12:00Z">
        <w:del w:id="124" w:author="Steffen Oppel" w:date="2025-10-06T11:23:00Z" w16du:dateUtc="2025-10-06T09:23:00Z">
          <w:r w:rsidR="00421D75" w:rsidDel="00762185">
            <w:rPr>
              <w:rFonts w:ascii="Times New Roman" w:hAnsi="Times New Roman"/>
            </w:rPr>
            <w:delText>-</w:delText>
          </w:r>
        </w:del>
      </w:ins>
      <w:del w:id="125" w:author="Steffen Oppel" w:date="2025-10-06T11:23:00Z" w16du:dateUtc="2025-10-06T09:23:00Z">
        <w:r w:rsidR="00A5014A" w:rsidRPr="00391AB0" w:rsidDel="00762185">
          <w:rPr>
            <w:rFonts w:ascii="Times New Roman" w:hAnsi="Times New Roman"/>
          </w:rPr>
          <w:delText>over effects</w:delText>
        </w:r>
      </w:del>
      <w:ins w:id="126" w:author="Susanne" w:date="2025-10-01T11:12:00Z">
        <w:del w:id="127" w:author="Steffen Oppel" w:date="2025-10-06T11:23:00Z" w16du:dateUtc="2025-10-06T09:23:00Z">
          <w:r w:rsidR="00421D75" w:rsidDel="00762185">
            <w:rPr>
              <w:rFonts w:ascii="Times New Roman" w:hAnsi="Times New Roman"/>
            </w:rPr>
            <w:delText xml:space="preserve"> </w:delText>
          </w:r>
        </w:del>
      </w:ins>
      <w:ins w:id="128" w:author="Susanne" w:date="2025-10-01T15:11:00Z">
        <w:del w:id="129" w:author="Steffen Oppel" w:date="2025-10-06T11:23:00Z" w16du:dateUtc="2025-10-06T09:23:00Z">
          <w:r w:rsidR="00E85C00" w:rsidDel="00762185">
            <w:rPr>
              <w:rFonts w:ascii="Times New Roman" w:hAnsi="Times New Roman"/>
            </w:rPr>
            <w:delText>caused by</w:delText>
          </w:r>
        </w:del>
      </w:ins>
      <w:ins w:id="130" w:author="Susanne" w:date="2025-10-01T11:15:00Z">
        <w:del w:id="131" w:author="Steffen Oppel" w:date="2025-10-06T11:23:00Z" w16du:dateUtc="2025-10-06T09:23:00Z">
          <w:r w:rsidR="00C61021" w:rsidDel="00762185">
            <w:rPr>
              <w:rFonts w:ascii="Times New Roman" w:hAnsi="Times New Roman"/>
            </w:rPr>
            <w:delText xml:space="preserve"> </w:delText>
          </w:r>
        </w:del>
      </w:ins>
      <w:ins w:id="132" w:author="Susanne" w:date="2025-10-01T15:09:00Z">
        <w:del w:id="133" w:author="Steffen Oppel" w:date="2025-10-06T11:23:00Z" w16du:dateUtc="2025-10-06T09:23:00Z">
          <w:r w:rsidR="00E85C00" w:rsidDel="00762185">
            <w:rPr>
              <w:rFonts w:ascii="Times New Roman" w:hAnsi="Times New Roman"/>
            </w:rPr>
            <w:delText xml:space="preserve">adverse </w:delText>
          </w:r>
        </w:del>
      </w:ins>
      <w:ins w:id="134" w:author="Susanne" w:date="2025-10-01T15:08:00Z">
        <w:del w:id="135" w:author="Steffen Oppel" w:date="2025-10-06T11:23:00Z" w16du:dateUtc="2025-10-06T09:23:00Z">
          <w:r w:rsidR="00E85C00" w:rsidDel="00762185">
            <w:rPr>
              <w:rFonts w:ascii="Times New Roman" w:hAnsi="Times New Roman"/>
            </w:rPr>
            <w:delText xml:space="preserve">weather </w:delText>
          </w:r>
        </w:del>
      </w:ins>
      <w:ins w:id="136" w:author="Susanne" w:date="2025-10-01T11:15:00Z">
        <w:del w:id="137" w:author="Steffen Oppel" w:date="2025-10-06T11:23:00Z" w16du:dateUtc="2025-10-06T09:23:00Z">
          <w:r w:rsidR="00C61021" w:rsidDel="00762185">
            <w:rPr>
              <w:rFonts w:ascii="Times New Roman" w:hAnsi="Times New Roman"/>
            </w:rPr>
            <w:delText>and food s</w:delText>
          </w:r>
        </w:del>
      </w:ins>
      <w:ins w:id="138" w:author="Susanne" w:date="2025-10-01T15:09:00Z">
        <w:del w:id="139" w:author="Steffen Oppel" w:date="2025-10-06T11:23:00Z" w16du:dateUtc="2025-10-06T09:23:00Z">
          <w:r w:rsidR="00E85C00" w:rsidDel="00762185">
            <w:rPr>
              <w:rFonts w:ascii="Times New Roman" w:hAnsi="Times New Roman"/>
            </w:rPr>
            <w:delText>hortage</w:delText>
          </w:r>
        </w:del>
      </w:ins>
      <w:ins w:id="140" w:author="Susanne" w:date="2025-10-01T11:16:00Z">
        <w:del w:id="141" w:author="Steffen Oppel" w:date="2025-10-06T11:23:00Z" w16du:dateUtc="2025-10-06T09:23:00Z">
          <w:r w:rsidR="00C61021" w:rsidDel="00762185">
            <w:rPr>
              <w:rFonts w:ascii="Times New Roman" w:hAnsi="Times New Roman"/>
            </w:rPr>
            <w:delText xml:space="preserve"> at st</w:delText>
          </w:r>
        </w:del>
      </w:ins>
      <w:ins w:id="142" w:author="Susanne" w:date="2025-10-01T11:17:00Z">
        <w:del w:id="143" w:author="Steffen Oppel" w:date="2025-10-06T11:23:00Z" w16du:dateUtc="2025-10-06T09:23:00Z">
          <w:r w:rsidR="00C61021" w:rsidDel="00762185">
            <w:rPr>
              <w:rFonts w:ascii="Times New Roman" w:hAnsi="Times New Roman"/>
            </w:rPr>
            <w:delText>aging and</w:delText>
          </w:r>
        </w:del>
      </w:ins>
      <w:ins w:id="144" w:author="Susanne" w:date="2025-10-01T11:16:00Z">
        <w:del w:id="145" w:author="Steffen Oppel" w:date="2025-10-06T11:23:00Z" w16du:dateUtc="2025-10-06T09:23:00Z">
          <w:r w:rsidR="00C61021" w:rsidDel="00762185">
            <w:rPr>
              <w:rFonts w:ascii="Times New Roman" w:hAnsi="Times New Roman"/>
            </w:rPr>
            <w:delText xml:space="preserve"> </w:delText>
          </w:r>
        </w:del>
      </w:ins>
      <w:ins w:id="146" w:author="Susanne" w:date="2025-10-01T11:12:00Z">
        <w:del w:id="147" w:author="Steffen Oppel" w:date="2025-10-06T11:23:00Z" w16du:dateUtc="2025-10-06T09:23:00Z">
          <w:r w:rsidR="00421D75" w:rsidDel="00762185">
            <w:rPr>
              <w:rFonts w:ascii="Times New Roman" w:hAnsi="Times New Roman"/>
            </w:rPr>
            <w:delText>wintering sites</w:delText>
          </w:r>
        </w:del>
      </w:ins>
      <w:del w:id="148" w:author="Steffen Oppel" w:date="2025-10-06T11:23:00Z" w16du:dateUtc="2025-10-06T09:23:00Z">
        <w:r w:rsidR="00A5014A" w:rsidRPr="00391AB0" w:rsidDel="00762185">
          <w:rPr>
            <w:rFonts w:ascii="Times New Roman" w:hAnsi="Times New Roman"/>
          </w:rPr>
          <w:delText xml:space="preserve"> that influence survival and reproduction</w:delText>
        </w:r>
      </w:del>
      <w:ins w:id="149" w:author="Susanne" w:date="2025-10-01T13:22:00Z">
        <w:del w:id="150" w:author="Steffen Oppel" w:date="2025-10-06T11:23:00Z" w16du:dateUtc="2025-10-06T09:23:00Z">
          <w:r w:rsidR="00006BF8" w:rsidDel="00762185">
            <w:rPr>
              <w:rFonts w:ascii="Times New Roman" w:hAnsi="Times New Roman"/>
            </w:rPr>
            <w:delText>, thus</w:delText>
          </w:r>
        </w:del>
      </w:ins>
      <w:ins w:id="151" w:author="Susanne" w:date="2025-10-01T11:15:00Z">
        <w:del w:id="152" w:author="Steffen Oppel" w:date="2025-10-06T11:23:00Z" w16du:dateUtc="2025-10-06T09:23:00Z">
          <w:r w:rsidR="00C61021" w:rsidDel="00762185">
            <w:rPr>
              <w:rFonts w:ascii="Times New Roman" w:hAnsi="Times New Roman"/>
            </w:rPr>
            <w:delText xml:space="preserve"> </w:delText>
          </w:r>
        </w:del>
      </w:ins>
      <w:del w:id="153" w:author="Steffen Oppel" w:date="2025-10-06T11:23:00Z" w16du:dateUtc="2025-10-06T09:23:00Z">
        <w:r w:rsidR="00A5014A" w:rsidRPr="00391AB0" w:rsidDel="00762185">
          <w:rPr>
            <w:rFonts w:ascii="Times New Roman" w:hAnsi="Times New Roman"/>
          </w:rPr>
          <w:delText>will also impact reinforcement outcome</w:delText>
        </w:r>
      </w:del>
      <w:ins w:id="154" w:author="Susanne" w:date="2025-10-01T11:12:00Z">
        <w:del w:id="155" w:author="Steffen Oppel" w:date="2025-10-06T11:23:00Z" w16du:dateUtc="2025-10-06T09:23:00Z">
          <w:r w:rsidR="00C61021" w:rsidDel="00762185">
            <w:rPr>
              <w:rFonts w:ascii="Times New Roman" w:hAnsi="Times New Roman"/>
            </w:rPr>
            <w:delText xml:space="preserve"> at the breeding site</w:delText>
          </w:r>
        </w:del>
      </w:ins>
      <w:del w:id="156" w:author="Steffen Oppel" w:date="2025-10-06T11:23:00Z" w16du:dateUtc="2025-10-06T09:23:00Z">
        <w:r w:rsidR="00A5014A" w:rsidRPr="00391AB0" w:rsidDel="00762185">
          <w:rPr>
            <w:rFonts w:ascii="Times New Roman" w:hAnsi="Times New Roman"/>
          </w:rPr>
          <w:delText xml:space="preserve"> (</w:delText>
        </w:r>
        <w:r w:rsidR="00A5014A" w:rsidDel="00762185">
          <w:rPr>
            <w:rFonts w:ascii="Times New Roman" w:hAnsi="Times New Roman"/>
            <w:color w:val="000000"/>
          </w:rPr>
          <w:delText>Finch et al.</w:delText>
        </w:r>
        <w:r w:rsidR="00A5014A" w:rsidRPr="00391AB0" w:rsidDel="00762185">
          <w:rPr>
            <w:rFonts w:ascii="Times New Roman" w:hAnsi="Times New Roman"/>
            <w:color w:val="000000"/>
          </w:rPr>
          <w:delText xml:space="preserve"> 2014</w:delText>
        </w:r>
        <w:r w:rsidR="00A5014A" w:rsidDel="00762185">
          <w:rPr>
            <w:rFonts w:ascii="Times New Roman" w:hAnsi="Times New Roman"/>
            <w:color w:val="000000"/>
          </w:rPr>
          <w:delText>,</w:delText>
        </w:r>
        <w:r w:rsidR="00A5014A" w:rsidRPr="00391AB0" w:rsidDel="00762185">
          <w:rPr>
            <w:rFonts w:ascii="Times New Roman" w:hAnsi="Times New Roman"/>
          </w:rPr>
          <w:delText xml:space="preserve"> Davis et al. 2023). </w:delText>
        </w:r>
        <w:commentRangeEnd w:id="120"/>
        <w:r w:rsidR="00074562" w:rsidDel="00762185">
          <w:rPr>
            <w:rStyle w:val="CommentReference"/>
            <w:szCs w:val="20"/>
          </w:rPr>
          <w:commentReference w:id="120"/>
        </w:r>
      </w:del>
      <w:commentRangeEnd w:id="121"/>
      <w:r w:rsidR="00762185">
        <w:rPr>
          <w:rStyle w:val="CommentReference"/>
          <w:szCs w:val="20"/>
        </w:rPr>
        <w:commentReference w:id="121"/>
      </w:r>
    </w:p>
    <w:p w14:paraId="0B5DFF2C" w14:textId="122F8C2F" w:rsidR="00A5014A" w:rsidRPr="00391AB0" w:rsidRDefault="00A5014A" w:rsidP="004020A2">
      <w:pPr>
        <w:spacing w:after="0" w:line="480" w:lineRule="auto"/>
        <w:jc w:val="both"/>
        <w:rPr>
          <w:rFonts w:ascii="Times New Roman" w:hAnsi="Times New Roman"/>
        </w:rPr>
      </w:pPr>
      <w:r w:rsidRPr="00391AB0">
        <w:rPr>
          <w:rFonts w:ascii="Times New Roman" w:hAnsi="Times New Roman"/>
        </w:rPr>
        <w:t xml:space="preserve">To </w:t>
      </w:r>
      <w:ins w:id="157" w:author="Susanne" w:date="2025-09-12T12:47:00Z">
        <w:r w:rsidR="00074562">
          <w:rPr>
            <w:rFonts w:ascii="Times New Roman" w:hAnsi="Times New Roman"/>
          </w:rPr>
          <w:t>date</w:t>
        </w:r>
      </w:ins>
      <w:del w:id="158" w:author="Susanne" w:date="2025-09-12T12:47:00Z">
        <w:r w:rsidRPr="00391AB0" w:rsidDel="00074562">
          <w:rPr>
            <w:rFonts w:ascii="Times New Roman" w:hAnsi="Times New Roman"/>
          </w:rPr>
          <w:delText>our knowledge</w:delText>
        </w:r>
      </w:del>
      <w:r w:rsidRPr="00391AB0">
        <w:rPr>
          <w:rFonts w:ascii="Times New Roman" w:hAnsi="Times New Roman"/>
        </w:rPr>
        <w:t>, there has been no reinforcement approach for a long-distance migrat</w:t>
      </w:r>
      <w:r>
        <w:rPr>
          <w:rFonts w:ascii="Times New Roman" w:hAnsi="Times New Roman"/>
        </w:rPr>
        <w:t>ory</w:t>
      </w:r>
      <w:r w:rsidRPr="00391AB0">
        <w:rPr>
          <w:rFonts w:ascii="Times New Roman" w:hAnsi="Times New Roman"/>
        </w:rPr>
        <w:t xml:space="preserve"> passerine</w:t>
      </w:r>
      <w:del w:id="159" w:author="Susanne" w:date="2025-09-12T12:47:00Z">
        <w:r w:rsidRPr="00391AB0" w:rsidDel="00074562">
          <w:rPr>
            <w:rFonts w:ascii="Times New Roman" w:hAnsi="Times New Roman"/>
          </w:rPr>
          <w:delText xml:space="preserve"> so far.</w:delText>
        </w:r>
      </w:del>
      <w:r w:rsidRPr="00391AB0">
        <w:rPr>
          <w:rFonts w:ascii="Times New Roman" w:hAnsi="Times New Roman"/>
        </w:rPr>
        <w:t xml:space="preserve"> Generally, high juvenile mortality and low levels of natal philopatry in long-distance migrat</w:t>
      </w:r>
      <w:r>
        <w:rPr>
          <w:rFonts w:ascii="Times New Roman" w:hAnsi="Times New Roman"/>
        </w:rPr>
        <w:t>ory</w:t>
      </w:r>
      <w:r w:rsidRPr="00391AB0">
        <w:rPr>
          <w:rFonts w:ascii="Times New Roman" w:hAnsi="Times New Roman"/>
        </w:rPr>
        <w:t xml:space="preserve"> passerines reduce re</w:t>
      </w:r>
      <w:r>
        <w:rPr>
          <w:rFonts w:ascii="Times New Roman" w:hAnsi="Times New Roman"/>
        </w:rPr>
        <w:t xml:space="preserve">turn rate </w:t>
      </w:r>
      <w:r w:rsidRPr="00391AB0">
        <w:rPr>
          <w:rFonts w:ascii="Times New Roman" w:hAnsi="Times New Roman"/>
        </w:rPr>
        <w:t>and may impede the recovery of a population at a given release site (</w:t>
      </w:r>
      <w:proofErr w:type="spellStart"/>
      <w:r w:rsidRPr="00391AB0">
        <w:rPr>
          <w:rFonts w:ascii="Times New Roman" w:hAnsi="Times New Roman"/>
        </w:rPr>
        <w:t>Weatherhead</w:t>
      </w:r>
      <w:proofErr w:type="spellEnd"/>
      <w:r w:rsidRPr="00391AB0">
        <w:rPr>
          <w:rFonts w:ascii="Times New Roman" w:hAnsi="Times New Roman"/>
        </w:rPr>
        <w:t xml:space="preserve"> and Forbes 1994</w:t>
      </w:r>
      <w:r>
        <w:rPr>
          <w:rFonts w:ascii="Times New Roman" w:hAnsi="Times New Roman"/>
        </w:rPr>
        <w:t>,</w:t>
      </w:r>
      <w:r w:rsidRPr="00391AB0">
        <w:rPr>
          <w:rFonts w:ascii="Times New Roman" w:hAnsi="Times New Roman"/>
        </w:rPr>
        <w:t xml:space="preserve"> Imlay et al. 2010). Long durations of releases will be required to observe changes in population size to evaluate reinforcement success (Imlay et al. 2010). Additionally, due to low recapture probabilities in migrating passerines, data on survival and dispersal are often scarce making population development after translocations difficult to predict (Heinsohn et al.</w:t>
      </w:r>
      <w:r>
        <w:rPr>
          <w:rFonts w:ascii="Times New Roman" w:hAnsi="Times New Roman"/>
        </w:rPr>
        <w:t xml:space="preserve"> </w:t>
      </w:r>
      <w:r w:rsidRPr="00391AB0">
        <w:rPr>
          <w:rFonts w:ascii="Times New Roman" w:hAnsi="Times New Roman"/>
        </w:rPr>
        <w:t>2022).</w:t>
      </w:r>
    </w:p>
    <w:p w14:paraId="3012E64B" w14:textId="77777777" w:rsidR="00A5014A" w:rsidRPr="00391AB0" w:rsidRDefault="00A5014A" w:rsidP="00431830">
      <w:pPr>
        <w:spacing w:after="0" w:line="480" w:lineRule="auto"/>
        <w:jc w:val="both"/>
        <w:rPr>
          <w:rFonts w:ascii="Times New Roman" w:hAnsi="Times New Roman"/>
        </w:rPr>
      </w:pPr>
      <w:r w:rsidRPr="00391AB0">
        <w:rPr>
          <w:rFonts w:ascii="Times New Roman" w:hAnsi="Times New Roman"/>
        </w:rPr>
        <w:t>Population viability analysis (PVA) is an important tool to guide the reinforcement of endangered bird species (Schaub et al. 2009</w:t>
      </w:r>
      <w:r>
        <w:rPr>
          <w:rFonts w:ascii="Times New Roman" w:hAnsi="Times New Roman"/>
        </w:rPr>
        <w:t>,</w:t>
      </w:r>
      <w:r w:rsidRPr="00391AB0">
        <w:rPr>
          <w:rFonts w:ascii="Times New Roman" w:hAnsi="Times New Roman"/>
        </w:rPr>
        <w:t xml:space="preserve"> Armstrong and Reynolds 2011</w:t>
      </w:r>
      <w:r>
        <w:rPr>
          <w:rFonts w:ascii="Times New Roman" w:hAnsi="Times New Roman"/>
        </w:rPr>
        <w:t>,</w:t>
      </w:r>
      <w:r w:rsidRPr="00391AB0">
        <w:rPr>
          <w:rFonts w:ascii="Times New Roman" w:hAnsi="Times New Roman"/>
        </w:rPr>
        <w:t xml:space="preserve"> Heinsohn et al. 2022). PVA models simulate temporal changes in population size and estimate extinction probability incorporating demographic stochasticity and can also be used to predict reinforcement outcomes (</w:t>
      </w:r>
      <w:proofErr w:type="spellStart"/>
      <w:r w:rsidRPr="00391AB0">
        <w:rPr>
          <w:rFonts w:ascii="Times New Roman" w:hAnsi="Times New Roman"/>
        </w:rPr>
        <w:t>Akçakaya</w:t>
      </w:r>
      <w:proofErr w:type="spellEnd"/>
      <w:r w:rsidRPr="00391AB0">
        <w:rPr>
          <w:rFonts w:ascii="Times New Roman" w:hAnsi="Times New Roman"/>
        </w:rPr>
        <w:t xml:space="preserve"> and Sjogren-</w:t>
      </w:r>
      <w:proofErr w:type="spellStart"/>
      <w:r w:rsidRPr="00391AB0">
        <w:rPr>
          <w:rFonts w:ascii="Times New Roman" w:hAnsi="Times New Roman"/>
        </w:rPr>
        <w:t>Gulve</w:t>
      </w:r>
      <w:proofErr w:type="spellEnd"/>
      <w:r w:rsidRPr="00391AB0">
        <w:rPr>
          <w:rFonts w:ascii="Times New Roman" w:hAnsi="Times New Roman"/>
        </w:rPr>
        <w:t xml:space="preserve"> 2000</w:t>
      </w:r>
      <w:r>
        <w:rPr>
          <w:rFonts w:ascii="Times New Roman" w:hAnsi="Times New Roman"/>
        </w:rPr>
        <w:t>,</w:t>
      </w:r>
      <w:r w:rsidRPr="00391AB0">
        <w:rPr>
          <w:rFonts w:ascii="Times New Roman" w:hAnsi="Times New Roman"/>
        </w:rPr>
        <w:t xml:space="preserve"> Oppel et al. 2021). Because these models rely on demographic input data, </w:t>
      </w:r>
      <w:r w:rsidRPr="00391AB0">
        <w:rPr>
          <w:rFonts w:ascii="Times New Roman" w:hAnsi="Times New Roman"/>
        </w:rPr>
        <w:lastRenderedPageBreak/>
        <w:t>availability and quality of vital parameters are crucial for estimating future population size. However, data on survival and reproductive output are often deficient in threatened species (Heinsohn et al. 2022</w:t>
      </w:r>
      <w:r>
        <w:rPr>
          <w:rFonts w:ascii="Times New Roman" w:hAnsi="Times New Roman"/>
        </w:rPr>
        <w:t>,</w:t>
      </w:r>
      <w:r w:rsidRPr="00391AB0">
        <w:rPr>
          <w:rFonts w:ascii="Times New Roman" w:hAnsi="Times New Roman"/>
        </w:rPr>
        <w:t xml:space="preserve"> Davis et al. 2023). Especially in long-distance migrants, survival can be expected to be highly variable due to annually changing habitat conditions during migration and wintering (Ockendon et al. 2014</w:t>
      </w:r>
      <w:r>
        <w:rPr>
          <w:rFonts w:ascii="Times New Roman" w:hAnsi="Times New Roman"/>
        </w:rPr>
        <w:t>,</w:t>
      </w:r>
      <w:r w:rsidRPr="00391AB0">
        <w:rPr>
          <w:rFonts w:ascii="Times New Roman" w:hAnsi="Times New Roman"/>
        </w:rPr>
        <w:t xml:space="preserve"> Halupka et al. 2017), which further increases uncertainty for future predictions. But even with uncertainties, PVA models can still be useful to compare different management options (Heinsohn et al. 2022). Furthermore, the calibration of projections using observed data can be essential to evaluate the validity of demographic assumptions and derived population dynamics (Badia‐</w:t>
      </w:r>
      <w:proofErr w:type="spellStart"/>
      <w:r w:rsidRPr="00391AB0">
        <w:rPr>
          <w:rFonts w:ascii="Times New Roman" w:hAnsi="Times New Roman"/>
        </w:rPr>
        <w:t>Boher</w:t>
      </w:r>
      <w:proofErr w:type="spellEnd"/>
      <w:r w:rsidRPr="00391AB0">
        <w:rPr>
          <w:rFonts w:ascii="Times New Roman" w:hAnsi="Times New Roman"/>
        </w:rPr>
        <w:t xml:space="preserve"> et al. 2024). In the last decade, PVAs have been increasingly combined with Integrated Population Models (IPMs) (Schaub and Kéry 2021). IPMs are a modelling framework that uses the shared demographic information between different monitoring datasets from the same population (e.g., mark-recapture, productivity, counts) to provide more precise estimates of demographic parameters and popula</w:t>
      </w:r>
      <w:r>
        <w:rPr>
          <w:rFonts w:ascii="Times New Roman" w:hAnsi="Times New Roman"/>
        </w:rPr>
        <w:t>tion dynamics (</w:t>
      </w:r>
      <w:r w:rsidRPr="00391AB0">
        <w:rPr>
          <w:rFonts w:ascii="Times New Roman" w:hAnsi="Times New Roman"/>
        </w:rPr>
        <w:t>Schaub and Kéry 2021). Merging IPMs and PVAs guarantees 1) a correct propagation of uncertainty from the demographic estimates to the PVA projections, which is fundamental to obtain reliable</w:t>
      </w:r>
      <w:r>
        <w:rPr>
          <w:rFonts w:ascii="Times New Roman" w:hAnsi="Times New Roman"/>
        </w:rPr>
        <w:t xml:space="preserve"> PVA results (Chaudhary and Oli</w:t>
      </w:r>
      <w:r w:rsidRPr="00391AB0">
        <w:rPr>
          <w:rFonts w:ascii="Times New Roman" w:hAnsi="Times New Roman"/>
        </w:rPr>
        <w:t xml:space="preserve"> 2020</w:t>
      </w:r>
      <w:r>
        <w:rPr>
          <w:rFonts w:ascii="Times New Roman" w:hAnsi="Times New Roman"/>
        </w:rPr>
        <w:t xml:space="preserve">, </w:t>
      </w:r>
      <w:r w:rsidRPr="00391AB0">
        <w:rPr>
          <w:rFonts w:ascii="Times New Roman" w:hAnsi="Times New Roman"/>
        </w:rPr>
        <w:t>Badia-</w:t>
      </w:r>
      <w:proofErr w:type="spellStart"/>
      <w:r w:rsidRPr="00391AB0">
        <w:rPr>
          <w:rFonts w:ascii="Times New Roman" w:hAnsi="Times New Roman"/>
        </w:rPr>
        <w:t>Boher</w:t>
      </w:r>
      <w:proofErr w:type="spellEnd"/>
      <w:r w:rsidRPr="00391AB0">
        <w:rPr>
          <w:rFonts w:ascii="Times New Roman" w:hAnsi="Times New Roman"/>
        </w:rPr>
        <w:t xml:space="preserve"> et al. 2024), and 2) a potential gain in the precision of the projections, thanks to the properties of IPMs. </w:t>
      </w:r>
    </w:p>
    <w:p w14:paraId="41277DB2" w14:textId="6CD1C95C" w:rsidR="000E5246" w:rsidDel="00502229" w:rsidRDefault="00A5014A" w:rsidP="002B5E67">
      <w:pPr>
        <w:spacing w:after="0" w:line="480" w:lineRule="auto"/>
        <w:jc w:val="both"/>
        <w:rPr>
          <w:del w:id="160" w:author="Steffen Oppel" w:date="2025-10-06T11:42:00Z" w16du:dateUtc="2025-10-06T09:42:00Z"/>
          <w:rFonts w:ascii="Times New Roman" w:hAnsi="Times New Roman"/>
        </w:rPr>
      </w:pPr>
      <w:r w:rsidRPr="00391AB0">
        <w:rPr>
          <w:rFonts w:ascii="Times New Roman" w:hAnsi="Times New Roman"/>
        </w:rPr>
        <w:t>In this study, we used an IPM-PVA to inform the reinforcement of a long-distance migrat</w:t>
      </w:r>
      <w:r>
        <w:rPr>
          <w:rFonts w:ascii="Times New Roman" w:hAnsi="Times New Roman"/>
        </w:rPr>
        <w:t>ory</w:t>
      </w:r>
      <w:r w:rsidRPr="00391AB0">
        <w:rPr>
          <w:rFonts w:ascii="Times New Roman" w:hAnsi="Times New Roman"/>
        </w:rPr>
        <w:t xml:space="preserve"> </w:t>
      </w:r>
      <w:del w:id="161" w:author="Susanne" w:date="2025-10-01T10:39:00Z">
        <w:r w:rsidRPr="00391AB0" w:rsidDel="00DC2CC0">
          <w:rPr>
            <w:rFonts w:ascii="Times New Roman" w:hAnsi="Times New Roman"/>
          </w:rPr>
          <w:delText>bird</w:delText>
        </w:r>
      </w:del>
      <w:ins w:id="162" w:author="Susanne" w:date="2025-10-01T10:39:00Z">
        <w:r w:rsidR="00DC2CC0">
          <w:rPr>
            <w:rFonts w:ascii="Times New Roman" w:hAnsi="Times New Roman"/>
          </w:rPr>
          <w:t>passerine</w:t>
        </w:r>
      </w:ins>
      <w:r w:rsidRPr="00391AB0">
        <w:rPr>
          <w:rFonts w:ascii="Times New Roman" w:hAnsi="Times New Roman"/>
        </w:rPr>
        <w:t xml:space="preserve">. The </w:t>
      </w:r>
      <w:commentRangeStart w:id="163"/>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commentRangeEnd w:id="163"/>
      <w:r w:rsidR="00074562">
        <w:rPr>
          <w:rStyle w:val="CommentReference"/>
          <w:szCs w:val="20"/>
        </w:rPr>
        <w:commentReference w:id="163"/>
      </w:r>
      <w:r w:rsidRPr="002B5E67">
        <w:rPr>
          <w:rFonts w:ascii="Times New Roman" w:hAnsi="Times New Roman"/>
          <w:iCs/>
        </w:rPr>
        <w:t>(</w:t>
      </w:r>
      <w:r w:rsidRPr="00391AB0">
        <w:rPr>
          <w:rFonts w:ascii="Times New Roman" w:hAnsi="Times New Roman"/>
        </w:rPr>
        <w:t>Aquatic Warbler</w:t>
      </w:r>
      <w:r>
        <w:rPr>
          <w:rFonts w:ascii="Times New Roman" w:hAnsi="Times New Roman"/>
        </w:rPr>
        <w:t>)</w:t>
      </w:r>
      <w:r w:rsidRPr="00391AB0">
        <w:rPr>
          <w:rFonts w:ascii="Times New Roman" w:hAnsi="Times New Roman"/>
        </w:rPr>
        <w:t xml:space="preserve"> is a </w:t>
      </w:r>
      <w:ins w:id="165" w:author="Susanne" w:date="2025-10-01T10:39:00Z">
        <w:r w:rsidR="00DC2CC0">
          <w:rPr>
            <w:rFonts w:ascii="Times New Roman" w:hAnsi="Times New Roman"/>
          </w:rPr>
          <w:t>habitat specialist</w:t>
        </w:r>
      </w:ins>
      <w:del w:id="166" w:author="Susanne" w:date="2025-10-01T10:39:00Z">
        <w:r w:rsidRPr="00391AB0" w:rsidDel="00DC2CC0">
          <w:rPr>
            <w:rFonts w:ascii="Times New Roman" w:hAnsi="Times New Roman"/>
          </w:rPr>
          <w:delText>small passerine</w:delText>
        </w:r>
      </w:del>
      <w:r w:rsidRPr="00391AB0">
        <w:rPr>
          <w:rFonts w:ascii="Times New Roman" w:hAnsi="Times New Roman"/>
        </w:rPr>
        <w:t xml:space="preserve"> that</w:t>
      </w:r>
      <w:ins w:id="167" w:author="Susanne" w:date="2025-10-01T10:39:00Z">
        <w:r w:rsidR="00DC2CC0">
          <w:rPr>
            <w:rFonts w:ascii="Times New Roman" w:hAnsi="Times New Roman"/>
          </w:rPr>
          <w:t xml:space="preserve"> only</w:t>
        </w:r>
      </w:ins>
      <w:r w:rsidRPr="00391AB0">
        <w:rPr>
          <w:rFonts w:ascii="Times New Roman" w:hAnsi="Times New Roman"/>
        </w:rPr>
        <w:t xml:space="preserve"> breeds in </w:t>
      </w:r>
      <w:ins w:id="168" w:author="Susanne" w:date="2025-10-01T10:54:00Z">
        <w:r w:rsidR="00EC0012">
          <w:rPr>
            <w:rFonts w:ascii="Times New Roman" w:hAnsi="Times New Roman"/>
          </w:rPr>
          <w:t>shallow inundated</w:t>
        </w:r>
      </w:ins>
      <w:ins w:id="169" w:author="Susanne" w:date="2025-10-01T10:55:00Z">
        <w:r w:rsidR="00EC0012">
          <w:rPr>
            <w:rFonts w:ascii="Times New Roman" w:hAnsi="Times New Roman"/>
          </w:rPr>
          <w:t>,</w:t>
        </w:r>
      </w:ins>
      <w:ins w:id="170" w:author="Susanne" w:date="2025-10-01T10:54:00Z">
        <w:r w:rsidR="00EC0012">
          <w:rPr>
            <w:rFonts w:ascii="Times New Roman" w:hAnsi="Times New Roman"/>
          </w:rPr>
          <w:t xml:space="preserve"> </w:t>
        </w:r>
      </w:ins>
      <w:r w:rsidRPr="00391AB0">
        <w:rPr>
          <w:rFonts w:ascii="Times New Roman" w:hAnsi="Times New Roman"/>
        </w:rPr>
        <w:t xml:space="preserve">mesotrophic </w:t>
      </w:r>
      <w:del w:id="171" w:author="Susanne" w:date="2025-10-01T10:59:00Z">
        <w:r w:rsidRPr="00391AB0" w:rsidDel="00EC0012">
          <w:rPr>
            <w:rFonts w:ascii="Times New Roman" w:hAnsi="Times New Roman"/>
          </w:rPr>
          <w:delText xml:space="preserve">sedge </w:delText>
        </w:r>
      </w:del>
      <w:r w:rsidRPr="00391AB0">
        <w:rPr>
          <w:rFonts w:ascii="Times New Roman" w:hAnsi="Times New Roman"/>
        </w:rPr>
        <w:t>fen mires</w:t>
      </w:r>
      <w:ins w:id="172" w:author="Susanne" w:date="2025-10-01T10:55:00Z">
        <w:r w:rsidR="00EC0012">
          <w:rPr>
            <w:rFonts w:ascii="Times New Roman" w:hAnsi="Times New Roman"/>
          </w:rPr>
          <w:t xml:space="preserve"> with low (&lt;1 m) </w:t>
        </w:r>
      </w:ins>
      <w:ins w:id="173" w:author="Susanne" w:date="2025-10-01T10:59:00Z">
        <w:r w:rsidR="00EC0012">
          <w:rPr>
            <w:rFonts w:ascii="Times New Roman" w:hAnsi="Times New Roman"/>
          </w:rPr>
          <w:t xml:space="preserve">sedge </w:t>
        </w:r>
      </w:ins>
      <w:ins w:id="174" w:author="Susanne" w:date="2025-10-01T10:55:00Z">
        <w:r w:rsidR="00EC0012">
          <w:rPr>
            <w:rFonts w:ascii="Times New Roman" w:hAnsi="Times New Roman"/>
          </w:rPr>
          <w:t xml:space="preserve">vegetation </w:t>
        </w:r>
      </w:ins>
      <w:r w:rsidRPr="00391AB0">
        <w:rPr>
          <w:rFonts w:ascii="Times New Roman" w:hAnsi="Times New Roman"/>
        </w:rPr>
        <w:t xml:space="preserve">in Central Europe </w:t>
      </w:r>
      <w:ins w:id="175" w:author="Susanne" w:date="2025-10-01T11:00:00Z">
        <w:r w:rsidR="00EC0012">
          <w:rPr>
            <w:rFonts w:ascii="Times New Roman" w:hAnsi="Times New Roman"/>
          </w:rPr>
          <w:t>(</w:t>
        </w:r>
        <w:proofErr w:type="spellStart"/>
        <w:r w:rsidR="00EC0012">
          <w:rPr>
            <w:rFonts w:ascii="Times New Roman" w:hAnsi="Times New Roman"/>
          </w:rPr>
          <w:t>Tanneberger</w:t>
        </w:r>
        <w:proofErr w:type="spellEnd"/>
        <w:r w:rsidR="00EC0012">
          <w:rPr>
            <w:rFonts w:ascii="Times New Roman" w:hAnsi="Times New Roman"/>
          </w:rPr>
          <w:t xml:space="preserve"> et al. 2018) </w:t>
        </w:r>
      </w:ins>
      <w:r w:rsidRPr="00391AB0">
        <w:rPr>
          <w:rFonts w:ascii="Times New Roman" w:hAnsi="Times New Roman"/>
        </w:rPr>
        <w:t>and winters in sub-Saharan Africa. The species was once widespread and numerous throughout Europe. During the last century, the global population experienced a severe decline (&gt; 90%) caused by habitat loss and degradation due to drainage, peat extraction, conversion to agricultural land and eutrophication (</w:t>
      </w:r>
      <w:proofErr w:type="spellStart"/>
      <w:r w:rsidRPr="00391AB0">
        <w:rPr>
          <w:rFonts w:ascii="Times New Roman" w:hAnsi="Times New Roman"/>
        </w:rPr>
        <w:t>Tanneberger</w:t>
      </w:r>
      <w:proofErr w:type="spellEnd"/>
      <w:r w:rsidRPr="00391AB0">
        <w:rPr>
          <w:rFonts w:ascii="Times New Roman" w:hAnsi="Times New Roman"/>
        </w:rPr>
        <w:t xml:space="preserve"> et al. </w:t>
      </w:r>
      <w:r w:rsidRPr="00391AB0">
        <w:rPr>
          <w:rFonts w:ascii="Times New Roman" w:hAnsi="Times New Roman"/>
        </w:rPr>
        <w:lastRenderedPageBreak/>
        <w:t>2011</w:t>
      </w:r>
      <w:r>
        <w:rPr>
          <w:rFonts w:ascii="Times New Roman" w:hAnsi="Times New Roman"/>
        </w:rPr>
        <w:t>,</w:t>
      </w:r>
      <w:r w:rsidRPr="00391AB0">
        <w:rPr>
          <w:rFonts w:ascii="Times New Roman" w:hAnsi="Times New Roman"/>
        </w:rPr>
        <w:t xml:space="preserve"> Briedis and Keiss 2016). </w:t>
      </w:r>
      <w:commentRangeStart w:id="176"/>
      <w:r w:rsidRPr="00391AB0">
        <w:rPr>
          <w:rFonts w:ascii="Times New Roman" w:hAnsi="Times New Roman"/>
        </w:rPr>
        <w:t xml:space="preserve">Today, the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 xml:space="preserve">is </w:t>
      </w:r>
      <w:ins w:id="177" w:author="Susanne" w:date="2025-10-01T10:10:00Z">
        <w:r w:rsidR="000E5246">
          <w:rPr>
            <w:rFonts w:ascii="Times New Roman" w:hAnsi="Times New Roman"/>
          </w:rPr>
          <w:t>globally threatened</w:t>
        </w:r>
      </w:ins>
      <w:del w:id="178" w:author="Susanne" w:date="2025-10-01T10:10:00Z">
        <w:r w:rsidRPr="00391AB0" w:rsidDel="000E5246">
          <w:rPr>
            <w:rFonts w:ascii="Times New Roman" w:hAnsi="Times New Roman"/>
          </w:rPr>
          <w:delText xml:space="preserve">one of the rarest songbirds of continental </w:delText>
        </w:r>
      </w:del>
      <w:del w:id="179" w:author="Steffen Oppel" w:date="2025-10-06T11:33:00Z" w16du:dateUtc="2025-10-06T09:33:00Z">
        <w:r w:rsidRPr="00391AB0" w:rsidDel="008F499A">
          <w:rPr>
            <w:rFonts w:ascii="Times New Roman" w:hAnsi="Times New Roman"/>
          </w:rPr>
          <w:delText xml:space="preserve">Europe, classified under the IUCN category “vulnerable” </w:delText>
        </w:r>
      </w:del>
      <w:ins w:id="180" w:author="Susanne" w:date="2025-10-01T10:38:00Z">
        <w:del w:id="181" w:author="Steffen Oppel" w:date="2025-10-06T11:33:00Z" w16du:dateUtc="2025-10-06T09:33:00Z">
          <w:r w:rsidR="00DC2CC0" w:rsidDel="008F499A">
            <w:rPr>
              <w:rFonts w:ascii="Times New Roman" w:hAnsi="Times New Roman"/>
            </w:rPr>
            <w:delText xml:space="preserve">facing </w:delText>
          </w:r>
        </w:del>
      </w:ins>
      <w:del w:id="182" w:author="Steffen Oppel" w:date="2025-10-06T11:33:00Z" w16du:dateUtc="2025-10-06T09:33:00Z">
        <w:r w:rsidRPr="00391AB0" w:rsidDel="008F499A">
          <w:rPr>
            <w:rFonts w:ascii="Times New Roman" w:hAnsi="Times New Roman"/>
          </w:rPr>
          <w:delText>given its small breeding range and</w:delText>
        </w:r>
      </w:del>
      <w:ins w:id="183" w:author="Susanne" w:date="2025-10-01T10:38:00Z">
        <w:del w:id="184" w:author="Steffen Oppel" w:date="2025-10-06T11:33:00Z" w16du:dateUtc="2025-10-06T09:33:00Z">
          <w:r w:rsidR="00DC2CC0" w:rsidDel="008F499A">
            <w:rPr>
              <w:rFonts w:ascii="Times New Roman" w:hAnsi="Times New Roman"/>
            </w:rPr>
            <w:delText xml:space="preserve"> a</w:delText>
          </w:r>
        </w:del>
      </w:ins>
      <w:del w:id="185" w:author="Steffen Oppel" w:date="2025-10-06T11:33:00Z" w16du:dateUtc="2025-10-06T09:33:00Z">
        <w:r w:rsidRPr="00391AB0" w:rsidDel="008F499A">
          <w:rPr>
            <w:rFonts w:ascii="Times New Roman" w:hAnsi="Times New Roman"/>
          </w:rPr>
          <w:delText xml:space="preserve"> continuing threat of</w:delText>
        </w:r>
      </w:del>
      <w:ins w:id="186" w:author="Steffen Oppel" w:date="2025-10-06T11:33:00Z" w16du:dateUtc="2025-10-06T09:33:00Z">
        <w:r w:rsidR="008F499A">
          <w:rPr>
            <w:rFonts w:ascii="Times New Roman" w:hAnsi="Times New Roman"/>
          </w:rPr>
          <w:t xml:space="preserve"> due to</w:t>
        </w:r>
      </w:ins>
      <w:r w:rsidRPr="00391AB0">
        <w:rPr>
          <w:rFonts w:ascii="Times New Roman" w:hAnsi="Times New Roman"/>
        </w:rPr>
        <w:t xml:space="preserve"> habitat loss</w:t>
      </w:r>
      <w:ins w:id="187" w:author="Steffen Oppel" w:date="2025-10-06T11:33:00Z" w16du:dateUtc="2025-10-06T09:33:00Z">
        <w:r w:rsidR="00855BD9">
          <w:rPr>
            <w:rFonts w:ascii="Times New Roman" w:hAnsi="Times New Roman"/>
          </w:rPr>
          <w:t xml:space="preserve"> </w:t>
        </w:r>
      </w:ins>
      <w:del w:id="188" w:author="Steffen Oppel" w:date="2025-10-06T11:33:00Z" w16du:dateUtc="2025-10-06T09:33:00Z">
        <w:r w:rsidRPr="00391AB0" w:rsidDel="00855BD9">
          <w:rPr>
            <w:rFonts w:ascii="Times New Roman" w:hAnsi="Times New Roman"/>
          </w:rPr>
          <w:delText xml:space="preserve"> and population </w:delText>
        </w:r>
        <w:r w:rsidDel="00855BD9">
          <w:rPr>
            <w:rFonts w:ascii="Times New Roman" w:hAnsi="Times New Roman"/>
          </w:rPr>
          <w:delText xml:space="preserve">decline </w:delText>
        </w:r>
      </w:del>
      <w:r>
        <w:rPr>
          <w:rFonts w:ascii="Times New Roman" w:hAnsi="Times New Roman"/>
        </w:rPr>
        <w:t>(</w:t>
      </w:r>
      <w:proofErr w:type="spellStart"/>
      <w:r>
        <w:rPr>
          <w:rFonts w:ascii="Times New Roman" w:hAnsi="Times New Roman"/>
        </w:rPr>
        <w:t>BirdLife</w:t>
      </w:r>
      <w:proofErr w:type="spellEnd"/>
      <w:r>
        <w:rPr>
          <w:rFonts w:ascii="Times New Roman" w:hAnsi="Times New Roman"/>
        </w:rPr>
        <w:t xml:space="preserve"> International</w:t>
      </w:r>
      <w:r w:rsidRPr="00391AB0">
        <w:rPr>
          <w:rFonts w:ascii="Times New Roman" w:hAnsi="Times New Roman"/>
        </w:rPr>
        <w:t xml:space="preserve"> 2024)</w:t>
      </w:r>
      <w:ins w:id="189" w:author="Steffen Oppel" w:date="2025-10-06T11:33:00Z" w16du:dateUtc="2025-10-06T09:33:00Z">
        <w:r w:rsidR="00855BD9">
          <w:rPr>
            <w:rFonts w:ascii="Times New Roman" w:hAnsi="Times New Roman"/>
          </w:rPr>
          <w:t>:</w:t>
        </w:r>
      </w:ins>
      <w:del w:id="190" w:author="Steffen Oppel" w:date="2025-10-06T11:33:00Z" w16du:dateUtc="2025-10-06T09:33:00Z">
        <w:r w:rsidRPr="00391AB0" w:rsidDel="00855BD9">
          <w:rPr>
            <w:rFonts w:ascii="Times New Roman" w:hAnsi="Times New Roman"/>
          </w:rPr>
          <w:delText>.</w:delText>
        </w:r>
      </w:del>
      <w:ins w:id="191" w:author="Susanne" w:date="2025-10-01T10:28:00Z">
        <w:r w:rsidR="00364FB3">
          <w:rPr>
            <w:rFonts w:ascii="Times New Roman" w:hAnsi="Times New Roman"/>
          </w:rPr>
          <w:t xml:space="preserve"> </w:t>
        </w:r>
      </w:ins>
      <w:ins w:id="192" w:author="Steffen Oppel" w:date="2025-10-06T11:33:00Z" w16du:dateUtc="2025-10-06T09:33:00Z">
        <w:r w:rsidR="00855BD9">
          <w:rPr>
            <w:rFonts w:ascii="Times New Roman" w:hAnsi="Times New Roman"/>
          </w:rPr>
          <w:t>t</w:t>
        </w:r>
      </w:ins>
      <w:ins w:id="193" w:author="Susanne" w:date="2025-10-01T10:28:00Z">
        <w:del w:id="194" w:author="Steffen Oppel" w:date="2025-10-06T11:33:00Z" w16du:dateUtc="2025-10-06T09:33:00Z">
          <w:r w:rsidR="00364FB3" w:rsidDel="00855BD9">
            <w:rPr>
              <w:rFonts w:ascii="Times New Roman" w:hAnsi="Times New Roman"/>
            </w:rPr>
            <w:delText>T</w:delText>
          </w:r>
        </w:del>
        <w:r w:rsidR="00364FB3">
          <w:rPr>
            <w:rFonts w:ascii="Times New Roman" w:hAnsi="Times New Roman"/>
          </w:rPr>
          <w:t>he breeding range is highly fragmented</w:t>
        </w:r>
      </w:ins>
      <w:ins w:id="195" w:author="Susanne" w:date="2025-10-01T10:29:00Z">
        <w:r w:rsidR="00364FB3">
          <w:rPr>
            <w:rFonts w:ascii="Times New Roman" w:hAnsi="Times New Roman"/>
          </w:rPr>
          <w:t xml:space="preserve"> and only</w:t>
        </w:r>
      </w:ins>
      <w:r w:rsidRPr="00391AB0">
        <w:rPr>
          <w:rFonts w:ascii="Times New Roman" w:hAnsi="Times New Roman"/>
        </w:rPr>
        <w:t xml:space="preserve"> </w:t>
      </w:r>
      <w:commentRangeEnd w:id="176"/>
      <w:r w:rsidR="00074562">
        <w:rPr>
          <w:rStyle w:val="CommentReference"/>
          <w:szCs w:val="20"/>
        </w:rPr>
        <w:commentReference w:id="176"/>
      </w:r>
      <w:moveToRangeStart w:id="197" w:author="Susanne" w:date="2025-10-01T10:29:00Z" w:name="move210207001"/>
      <w:moveTo w:id="198" w:author="Susanne" w:date="2025-10-01T10:29:00Z">
        <w:r w:rsidR="00364FB3" w:rsidRPr="00391AB0">
          <w:rPr>
            <w:rFonts w:ascii="Times New Roman" w:hAnsi="Times New Roman"/>
          </w:rPr>
          <w:t xml:space="preserve">four breeding sites </w:t>
        </w:r>
        <w:del w:id="199" w:author="Steffen Oppel" w:date="2025-10-06T11:33:00Z" w16du:dateUtc="2025-10-06T09:33:00Z">
          <w:r w:rsidR="00364FB3" w:rsidRPr="00391AB0" w:rsidDel="0014207D">
            <w:rPr>
              <w:rFonts w:ascii="Times New Roman" w:hAnsi="Times New Roman"/>
            </w:rPr>
            <w:delText xml:space="preserve">in Belarus, Poland and Ukraine </w:delText>
          </w:r>
        </w:del>
        <w:r w:rsidR="00364FB3" w:rsidRPr="00391AB0">
          <w:rPr>
            <w:rFonts w:ascii="Times New Roman" w:hAnsi="Times New Roman"/>
          </w:rPr>
          <w:t xml:space="preserve">hold 75% of the entire world population of about 11,000 singing males (Flade et al. 2018). </w:t>
        </w:r>
      </w:moveTo>
      <w:moveToRangeEnd w:id="197"/>
      <w:ins w:id="200" w:author="Susanne" w:date="2025-10-01T10:33:00Z">
        <w:r w:rsidR="00DC2CC0">
          <w:rPr>
            <w:rFonts w:ascii="Times New Roman" w:hAnsi="Times New Roman"/>
          </w:rPr>
          <w:t>I</w:t>
        </w:r>
      </w:ins>
      <w:ins w:id="201" w:author="Susanne" w:date="2025-10-01T10:35:00Z">
        <w:r w:rsidR="00DC2CC0">
          <w:rPr>
            <w:rFonts w:ascii="Times New Roman" w:hAnsi="Times New Roman"/>
          </w:rPr>
          <w:t xml:space="preserve">mprovements in </w:t>
        </w:r>
        <w:del w:id="202" w:author="Steffen Oppel" w:date="2025-10-06T11:34:00Z" w16du:dateUtc="2025-10-06T09:34:00Z">
          <w:r w:rsidR="00DC2CC0" w:rsidDel="0014207D">
            <w:rPr>
              <w:rFonts w:ascii="Times New Roman" w:hAnsi="Times New Roman"/>
            </w:rPr>
            <w:delText xml:space="preserve">the </w:delText>
          </w:r>
        </w:del>
        <w:r w:rsidR="00DC2CC0">
          <w:rPr>
            <w:rFonts w:ascii="Times New Roman" w:hAnsi="Times New Roman"/>
          </w:rPr>
          <w:t>hydrological conditions and</w:t>
        </w:r>
      </w:ins>
      <w:ins w:id="203" w:author="Susanne" w:date="2025-10-01T10:33:00Z">
        <w:r w:rsidR="00DC2CC0">
          <w:rPr>
            <w:rFonts w:ascii="Times New Roman" w:hAnsi="Times New Roman"/>
          </w:rPr>
          <w:t xml:space="preserve"> </w:t>
        </w:r>
      </w:ins>
      <w:ins w:id="204" w:author="Susanne" w:date="2025-10-01T10:34:00Z">
        <w:r w:rsidR="00DC2CC0">
          <w:rPr>
            <w:rFonts w:ascii="Times New Roman" w:hAnsi="Times New Roman"/>
          </w:rPr>
          <w:t>the impl</w:t>
        </w:r>
      </w:ins>
      <w:ins w:id="205" w:author="Susanne" w:date="2025-10-01T10:35:00Z">
        <w:r w:rsidR="00DC2CC0">
          <w:rPr>
            <w:rFonts w:ascii="Times New Roman" w:hAnsi="Times New Roman"/>
          </w:rPr>
          <w:t>emen</w:t>
        </w:r>
      </w:ins>
      <w:ins w:id="206" w:author="Susanne" w:date="2025-10-01T10:34:00Z">
        <w:r w:rsidR="00DC2CC0">
          <w:rPr>
            <w:rFonts w:ascii="Times New Roman" w:hAnsi="Times New Roman"/>
          </w:rPr>
          <w:t>tation of low-intensity grassland management to suppress</w:t>
        </w:r>
      </w:ins>
      <w:ins w:id="207" w:author="Susanne" w:date="2025-10-01T10:35:00Z">
        <w:r w:rsidR="00DC2CC0">
          <w:rPr>
            <w:rFonts w:ascii="Times New Roman" w:hAnsi="Times New Roman"/>
          </w:rPr>
          <w:t xml:space="preserve"> </w:t>
        </w:r>
      </w:ins>
      <w:ins w:id="208" w:author="Susanne" w:date="2025-10-01T10:34:00Z">
        <w:r w:rsidR="00DC2CC0">
          <w:rPr>
            <w:rFonts w:ascii="Times New Roman" w:hAnsi="Times New Roman"/>
          </w:rPr>
          <w:t>succession</w:t>
        </w:r>
      </w:ins>
      <w:ins w:id="209" w:author="Susanne" w:date="2025-10-01T10:35:00Z">
        <w:r w:rsidR="00DC2CC0">
          <w:rPr>
            <w:rFonts w:ascii="Times New Roman" w:hAnsi="Times New Roman"/>
          </w:rPr>
          <w:t xml:space="preserve"> </w:t>
        </w:r>
      </w:ins>
      <w:ins w:id="210" w:author="Steffen Oppel" w:date="2025-10-06T11:34:00Z" w16du:dateUtc="2025-10-06T09:34:00Z">
        <w:r w:rsidR="004376CB">
          <w:rPr>
            <w:rFonts w:ascii="Times New Roman" w:hAnsi="Times New Roman"/>
          </w:rPr>
          <w:t xml:space="preserve">secured suitable habitat and </w:t>
        </w:r>
      </w:ins>
      <w:ins w:id="211" w:author="Susanne" w:date="2025-10-01T10:35:00Z">
        <w:r w:rsidR="00DC2CC0">
          <w:rPr>
            <w:rFonts w:ascii="Times New Roman" w:hAnsi="Times New Roman"/>
          </w:rPr>
          <w:t>halted t</w:t>
        </w:r>
      </w:ins>
      <w:ins w:id="212" w:author="Susanne" w:date="2025-10-01T10:36:00Z">
        <w:r w:rsidR="00DC2CC0">
          <w:rPr>
            <w:rFonts w:ascii="Times New Roman" w:hAnsi="Times New Roman"/>
          </w:rPr>
          <w:t>he decline in th</w:t>
        </w:r>
        <w:del w:id="213" w:author="Steffen Oppel" w:date="2025-10-06T11:35:00Z" w16du:dateUtc="2025-10-06T09:35:00Z">
          <w:r w:rsidR="00DC2CC0" w:rsidDel="004376CB">
            <w:rPr>
              <w:rFonts w:ascii="Times New Roman" w:hAnsi="Times New Roman"/>
            </w:rPr>
            <w:delText>is</w:delText>
          </w:r>
        </w:del>
      </w:ins>
      <w:ins w:id="214" w:author="Steffen Oppel" w:date="2025-10-06T11:35:00Z" w16du:dateUtc="2025-10-06T09:35:00Z">
        <w:r w:rsidR="004376CB">
          <w:rPr>
            <w:rFonts w:ascii="Times New Roman" w:hAnsi="Times New Roman"/>
          </w:rPr>
          <w:t>e</w:t>
        </w:r>
      </w:ins>
      <w:ins w:id="215" w:author="Susanne" w:date="2025-10-01T10:36:00Z">
        <w:r w:rsidR="00DC2CC0">
          <w:rPr>
            <w:rFonts w:ascii="Times New Roman" w:hAnsi="Times New Roman"/>
          </w:rPr>
          <w:t xml:space="preserve"> core breeding area (Fig. 1). </w:t>
        </w:r>
      </w:ins>
      <w:commentRangeStart w:id="216"/>
      <w:del w:id="217" w:author="Susanne" w:date="2025-10-01T10:42:00Z">
        <w:r w:rsidRPr="00391AB0" w:rsidDel="00DC2CC0">
          <w:rPr>
            <w:rFonts w:ascii="Times New Roman" w:hAnsi="Times New Roman"/>
          </w:rPr>
          <w:delText>After the implementation of conservation measures, the decline was halted in the core breeding sites of the species</w:delText>
        </w:r>
        <w:commentRangeEnd w:id="216"/>
        <w:r w:rsidR="00074562" w:rsidDel="00DC2CC0">
          <w:rPr>
            <w:rStyle w:val="CommentReference"/>
            <w:szCs w:val="20"/>
          </w:rPr>
          <w:commentReference w:id="216"/>
        </w:r>
        <w:r w:rsidRPr="00391AB0" w:rsidDel="00DC2CC0">
          <w:rPr>
            <w:rFonts w:ascii="Times New Roman" w:hAnsi="Times New Roman"/>
          </w:rPr>
          <w:delText xml:space="preserve">. </w:delText>
        </w:r>
      </w:del>
      <w:del w:id="218" w:author="Susanne" w:date="2025-10-01T10:30:00Z">
        <w:r w:rsidRPr="00391AB0" w:rsidDel="00364FB3">
          <w:rPr>
            <w:rFonts w:ascii="Times New Roman" w:hAnsi="Times New Roman"/>
          </w:rPr>
          <w:delText xml:space="preserve">Only </w:delText>
        </w:r>
      </w:del>
      <w:moveFromRangeStart w:id="219" w:author="Susanne" w:date="2025-10-01T10:29:00Z" w:name="move210207001"/>
      <w:moveFrom w:id="220" w:author="Susanne" w:date="2025-10-01T10:29:00Z">
        <w:r w:rsidRPr="00391AB0" w:rsidDel="00364FB3">
          <w:rPr>
            <w:rFonts w:ascii="Times New Roman" w:hAnsi="Times New Roman"/>
          </w:rPr>
          <w:t xml:space="preserve">four breeding sites in Belarus, Poland and Ukraine hold 75% of the entire world population of about 11,000 singing males (Flade et al. 2018). </w:t>
        </w:r>
      </w:moveFrom>
      <w:moveFromRangeEnd w:id="219"/>
      <w:r w:rsidRPr="00391AB0">
        <w:rPr>
          <w:rFonts w:ascii="Times New Roman" w:hAnsi="Times New Roman"/>
        </w:rPr>
        <w:t>In peripheral breeding sites, however</w:t>
      </w:r>
      <w:ins w:id="221" w:author="Steffen Oppel" w:date="2025-10-06T11:35:00Z" w16du:dateUtc="2025-10-06T09:35:00Z">
        <w:r w:rsidR="004376CB">
          <w:rPr>
            <w:rFonts w:ascii="Times New Roman" w:hAnsi="Times New Roman"/>
          </w:rPr>
          <w:t>,</w:t>
        </w:r>
      </w:ins>
      <w:r w:rsidRPr="00391AB0">
        <w:rPr>
          <w:rFonts w:ascii="Times New Roman" w:hAnsi="Times New Roman"/>
        </w:rPr>
        <w:t xml:space="preserve"> the decline continues and the westernmost population in Germany and northwestern Poland (hereafter Pomeranian population) is currently threatened with extinction</w:t>
      </w:r>
      <w:ins w:id="222" w:author="Steffen Oppel" w:date="2025-10-06T11:40:00Z" w16du:dateUtc="2025-10-06T09:40:00Z">
        <w:r w:rsidR="00E25800">
          <w:rPr>
            <w:rFonts w:ascii="Times New Roman" w:hAnsi="Times New Roman"/>
          </w:rPr>
          <w:t xml:space="preserve"> despite ongoing habitat restoration work</w:t>
        </w:r>
        <w:r w:rsidR="00CB5E29">
          <w:rPr>
            <w:rFonts w:ascii="Times New Roman" w:hAnsi="Times New Roman"/>
          </w:rPr>
          <w:t xml:space="preserve"> within a large-scale </w:t>
        </w:r>
      </w:ins>
      <w:ins w:id="223" w:author="Steffen Oppel" w:date="2025-10-06T11:41:00Z" w16du:dateUtc="2025-10-06T09:41:00Z">
        <w:r w:rsidR="00CB5E29">
          <w:rPr>
            <w:rFonts w:ascii="Times New Roman" w:hAnsi="Times New Roman"/>
          </w:rPr>
          <w:t>conservation</w:t>
        </w:r>
      </w:ins>
      <w:ins w:id="224" w:author="Steffen Oppel" w:date="2025-10-06T11:40:00Z" w16du:dateUtc="2025-10-06T09:40:00Z">
        <w:r w:rsidR="00CB5E29">
          <w:rPr>
            <w:rFonts w:ascii="Times New Roman" w:hAnsi="Times New Roman"/>
          </w:rPr>
          <w:t xml:space="preserve"> project</w:t>
        </w:r>
        <w:commentRangeStart w:id="225"/>
        <w:commentRangeEnd w:id="225"/>
        <w:r w:rsidR="00CB5E29">
          <w:rPr>
            <w:rStyle w:val="CommentReference"/>
            <w:szCs w:val="20"/>
          </w:rPr>
          <w:commentReference w:id="225"/>
        </w:r>
      </w:ins>
      <w:ins w:id="226" w:author="Steffen Oppel" w:date="2025-10-06T11:42:00Z" w16du:dateUtc="2025-10-06T09:42:00Z">
        <w:r w:rsidR="00502229">
          <w:rPr>
            <w:rFonts w:ascii="Times New Roman" w:hAnsi="Times New Roman"/>
          </w:rPr>
          <w:t xml:space="preserve"> </w:t>
        </w:r>
      </w:ins>
      <w:ins w:id="227" w:author="Steffen Oppel" w:date="2025-10-06T11:40:00Z" w16du:dateUtc="2025-10-06T09:40:00Z">
        <w:r w:rsidR="00CB5E29" w:rsidRPr="00AF439B">
          <w:rPr>
            <w:rStyle w:val="y2iqfc"/>
            <w:rFonts w:ascii="Times New Roman" w:hAnsi="Times New Roman"/>
            <w:lang w:val="en-GB"/>
          </w:rPr>
          <w:t>(LIFE23-NAT-LT</w:t>
        </w:r>
        <w:r w:rsidR="00CB5E29">
          <w:rPr>
            <w:rStyle w:val="y2iqfc"/>
            <w:rFonts w:ascii="Times New Roman" w:hAnsi="Times New Roman"/>
            <w:lang w:val="en-GB"/>
          </w:rPr>
          <w:t>-</w:t>
        </w:r>
        <w:r w:rsidR="00CB5E29" w:rsidRPr="00AF439B">
          <w:rPr>
            <w:rStyle w:val="y2iqfc"/>
            <w:rFonts w:ascii="Times New Roman" w:hAnsi="Times New Roman"/>
            <w:lang w:val="en-GB"/>
          </w:rPr>
          <w:t>LIFE4AquaticWarbler-101148281</w:t>
        </w:r>
      </w:ins>
      <w:ins w:id="228" w:author="Steffen Oppel" w:date="2025-10-06T11:41:00Z" w16du:dateUtc="2025-10-06T09:41:00Z">
        <w:r w:rsidR="001F11A2">
          <w:rPr>
            <w:rStyle w:val="y2iqfc"/>
            <w:rFonts w:ascii="Times New Roman" w:hAnsi="Times New Roman"/>
            <w:lang w:val="en-GB"/>
          </w:rPr>
          <w:t>)</w:t>
        </w:r>
      </w:ins>
      <w:r w:rsidRPr="00391AB0">
        <w:rPr>
          <w:rFonts w:ascii="Times New Roman" w:hAnsi="Times New Roman"/>
        </w:rPr>
        <w:t xml:space="preserve">. </w:t>
      </w:r>
      <w:ins w:id="229" w:author="Steffen Oppel" w:date="2025-10-06T11:41:00Z" w16du:dateUtc="2025-10-06T09:41:00Z">
        <w:r w:rsidR="001F11A2">
          <w:rPr>
            <w:rFonts w:ascii="Times New Roman" w:hAnsi="Times New Roman"/>
          </w:rPr>
          <w:t>In addition to the habitat</w:t>
        </w:r>
        <w:r w:rsidR="00502229">
          <w:rPr>
            <w:rFonts w:ascii="Times New Roman" w:hAnsi="Times New Roman"/>
          </w:rPr>
          <w:t xml:space="preserve"> </w:t>
        </w:r>
      </w:ins>
      <w:ins w:id="230" w:author="Steffen Oppel" w:date="2025-10-06T11:42:00Z" w16du:dateUtc="2025-10-06T09:42:00Z">
        <w:r w:rsidR="00502229">
          <w:rPr>
            <w:rFonts w:ascii="Times New Roman" w:hAnsi="Times New Roman"/>
          </w:rPr>
          <w:t xml:space="preserve">restoration </w:t>
        </w:r>
      </w:ins>
    </w:p>
    <w:p w14:paraId="2A13EDDF" w14:textId="657547CD" w:rsidR="00732C82" w:rsidRPr="00732C82" w:rsidDel="00732C82" w:rsidRDefault="00A5014A" w:rsidP="002B5E67">
      <w:pPr>
        <w:spacing w:after="0" w:line="480" w:lineRule="auto"/>
        <w:jc w:val="both"/>
        <w:rPr>
          <w:del w:id="231" w:author="Susanne" w:date="2025-10-01T13:45:00Z"/>
          <w:rFonts w:ascii="Times New Roman" w:hAnsi="Times New Roman"/>
          <w:kern w:val="0"/>
          <w:lang w:val="en-GB" w:eastAsia="de-DE"/>
          <w:rPrChange w:id="232" w:author="Susanne" w:date="2025-10-01T13:45:00Z">
            <w:rPr>
              <w:del w:id="233" w:author="Susanne" w:date="2025-10-01T13:45:00Z"/>
              <w:rFonts w:ascii="Times New Roman" w:hAnsi="Times New Roman"/>
            </w:rPr>
          </w:rPrChange>
        </w:rPr>
      </w:pPr>
      <w:del w:id="234" w:author="Steffen Oppel" w:date="2025-10-06T11:42:00Z" w16du:dateUtc="2025-10-06T09:42:00Z">
        <w:r w:rsidRPr="00391AB0" w:rsidDel="00502229">
          <w:rPr>
            <w:rFonts w:ascii="Times New Roman" w:hAnsi="Times New Roman"/>
          </w:rPr>
          <w:delText>Recently</w:delText>
        </w:r>
      </w:del>
      <w:r w:rsidRPr="00391AB0">
        <w:rPr>
          <w:rFonts w:ascii="Times New Roman" w:hAnsi="Times New Roman"/>
        </w:rPr>
        <w:t xml:space="preserve">, a pilot study demonstrated the successful translocation of young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from Belarus to Lithuania prior to their first migration (</w:t>
      </w:r>
      <w:proofErr w:type="spellStart"/>
      <w:r w:rsidRPr="00391AB0">
        <w:rPr>
          <w:rFonts w:ascii="Times New Roman" w:hAnsi="Times New Roman"/>
        </w:rPr>
        <w:t>Morkvėnas</w:t>
      </w:r>
      <w:proofErr w:type="spellEnd"/>
      <w:r w:rsidRPr="00391AB0">
        <w:rPr>
          <w:rFonts w:ascii="Times New Roman" w:hAnsi="Times New Roman"/>
        </w:rPr>
        <w:t xml:space="preserve"> et al. 2025). </w:t>
      </w:r>
      <w:commentRangeStart w:id="235"/>
      <w:r w:rsidRPr="00391AB0">
        <w:rPr>
          <w:rFonts w:ascii="Times New Roman" w:hAnsi="Times New Roman"/>
        </w:rPr>
        <w:t>Following this trial, the first translocation from the core breeding sites started the reinforcement of the Pomeranian population in 2023</w:t>
      </w:r>
      <w:ins w:id="236" w:author="Steffen Oppel" w:date="2025-10-06T11:38:00Z" w16du:dateUtc="2025-10-06T09:38:00Z">
        <w:r w:rsidR="00232DB4">
          <w:rPr>
            <w:rFonts w:ascii="Times New Roman" w:hAnsi="Times New Roman"/>
          </w:rPr>
          <w:t xml:space="preserve">, but so far it has been unclear whether reinforcement alone </w:t>
        </w:r>
      </w:ins>
      <w:ins w:id="237" w:author="Steffen Oppel" w:date="2025-10-06T11:39:00Z" w16du:dateUtc="2025-10-06T09:39:00Z">
        <w:r w:rsidR="007B61DE">
          <w:rPr>
            <w:rFonts w:ascii="Times New Roman" w:hAnsi="Times New Roman"/>
          </w:rPr>
          <w:t>would be sufficient t</w:t>
        </w:r>
        <w:r w:rsidR="00C5688A">
          <w:rPr>
            <w:rFonts w:ascii="Times New Roman" w:hAnsi="Times New Roman"/>
          </w:rPr>
          <w:t>o secure the Pomeranian population</w:t>
        </w:r>
        <w:r w:rsidR="00E25800">
          <w:rPr>
            <w:rFonts w:ascii="Times New Roman" w:hAnsi="Times New Roman"/>
          </w:rPr>
          <w:t>.</w:t>
        </w:r>
      </w:ins>
      <w:ins w:id="238" w:author="Steffen Oppel" w:date="2025-10-06T11:40:00Z" w16du:dateUtc="2025-10-06T09:40:00Z">
        <w:r w:rsidR="00E25800">
          <w:rPr>
            <w:rFonts w:ascii="Times New Roman" w:hAnsi="Times New Roman"/>
          </w:rPr>
          <w:t xml:space="preserve"> </w:t>
        </w:r>
      </w:ins>
      <w:ins w:id="239" w:author="Susanne" w:date="2025-10-01T13:44:00Z">
        <w:r w:rsidR="00732C82">
          <w:rPr>
            <w:rFonts w:ascii="Times New Roman" w:hAnsi="Times New Roman"/>
          </w:rPr>
          <w:t xml:space="preserve"> </w:t>
        </w:r>
        <w:del w:id="240" w:author="Steffen Oppel" w:date="2025-10-06T11:41:00Z" w16du:dateUtc="2025-10-06T09:41:00Z">
          <w:r w:rsidR="00732C82" w:rsidDel="001F11A2">
            <w:rPr>
              <w:rFonts w:ascii="Times New Roman" w:hAnsi="Times New Roman"/>
            </w:rPr>
            <w:delText xml:space="preserve">and will be continued and accompanied by habitat </w:delText>
          </w:r>
        </w:del>
      </w:ins>
      <w:ins w:id="241" w:author="Susanne" w:date="2025-10-01T15:40:00Z">
        <w:del w:id="242" w:author="Steffen Oppel" w:date="2025-10-06T11:41:00Z" w16du:dateUtc="2025-10-06T09:41:00Z">
          <w:r w:rsidR="008A2617" w:rsidDel="001F11A2">
            <w:rPr>
              <w:rFonts w:ascii="Times New Roman" w:hAnsi="Times New Roman"/>
            </w:rPr>
            <w:delText>restorations</w:delText>
          </w:r>
        </w:del>
      </w:ins>
      <w:ins w:id="243" w:author="Susanne" w:date="2025-10-01T13:45:00Z">
        <w:del w:id="244" w:author="Steffen Oppel" w:date="2025-10-06T11:41:00Z" w16du:dateUtc="2025-10-06T09:41:00Z">
          <w:r w:rsidR="00732C82" w:rsidDel="001F11A2">
            <w:rPr>
              <w:rFonts w:ascii="Times New Roman" w:hAnsi="Times New Roman"/>
            </w:rPr>
            <w:delText xml:space="preserve"> within the </w:delText>
          </w:r>
        </w:del>
      </w:ins>
      <w:ins w:id="245" w:author="Susanne" w:date="2025-10-01T16:44:00Z">
        <w:del w:id="246" w:author="Steffen Oppel" w:date="2025-10-06T11:41:00Z" w16du:dateUtc="2025-10-06T09:41:00Z">
          <w:r w:rsidR="00E52B76" w:rsidDel="001F11A2">
            <w:rPr>
              <w:rFonts w:ascii="Times New Roman" w:hAnsi="Times New Roman"/>
            </w:rPr>
            <w:delText xml:space="preserve">large-scale </w:delText>
          </w:r>
        </w:del>
      </w:ins>
      <w:ins w:id="247" w:author="Susanne" w:date="2025-10-01T13:45:00Z">
        <w:del w:id="248" w:author="Steffen Oppel" w:date="2025-10-06T11:41:00Z" w16du:dateUtc="2025-10-06T09:41:00Z">
          <w:r w:rsidR="00732C82" w:rsidDel="001F11A2">
            <w:rPr>
              <w:rFonts w:ascii="Times New Roman" w:hAnsi="Times New Roman"/>
            </w:rPr>
            <w:delText>EU-funded project</w:delText>
          </w:r>
        </w:del>
      </w:ins>
      <w:commentRangeEnd w:id="235"/>
      <w:del w:id="249" w:author="Steffen Oppel" w:date="2025-10-06T11:41:00Z" w16du:dateUtc="2025-10-06T09:41:00Z">
        <w:r w:rsidR="00074562" w:rsidDel="001F11A2">
          <w:rPr>
            <w:rStyle w:val="CommentReference"/>
            <w:szCs w:val="20"/>
          </w:rPr>
          <w:commentReference w:id="235"/>
        </w:r>
      </w:del>
      <w:ins w:id="250" w:author="Susanne" w:date="2025-10-01T13:45:00Z">
        <w:del w:id="251" w:author="Steffen Oppel" w:date="2025-10-06T11:41:00Z" w16du:dateUtc="2025-10-06T09:41:00Z">
          <w:r w:rsidR="00732C82" w:rsidDel="001F11A2">
            <w:rPr>
              <w:rFonts w:ascii="Times New Roman" w:hAnsi="Times New Roman"/>
            </w:rPr>
            <w:delText xml:space="preserve"> “</w:delText>
          </w:r>
        </w:del>
      </w:ins>
      <w:ins w:id="252" w:author="Susanne" w:date="2025-10-01T13:44:00Z">
        <w:del w:id="253" w:author="Steffen Oppel" w:date="2025-10-06T11:41:00Z" w16du:dateUtc="2025-10-06T09:41:00Z">
          <w:r w:rsidR="00732C82" w:rsidRPr="00AF439B" w:rsidDel="001F11A2">
            <w:rPr>
              <w:rStyle w:val="y2iqfc"/>
              <w:rFonts w:ascii="Times New Roman" w:hAnsi="Times New Roman"/>
              <w:lang w:val="en-GB"/>
            </w:rPr>
            <w:delText>Conservation of Europe's rarest continental passerine: a transboundary initiative for Aquatic Warbler recovery” (LIFE23-NAT-LT</w:delText>
          </w:r>
        </w:del>
      </w:ins>
      <w:ins w:id="254" w:author="Susanne" w:date="2025-10-01T16:45:00Z">
        <w:del w:id="255" w:author="Steffen Oppel" w:date="2025-10-06T11:41:00Z" w16du:dateUtc="2025-10-06T09:41:00Z">
          <w:r w:rsidR="00E52B76" w:rsidDel="001F11A2">
            <w:rPr>
              <w:rStyle w:val="y2iqfc"/>
              <w:rFonts w:ascii="Times New Roman" w:hAnsi="Times New Roman"/>
              <w:lang w:val="en-GB"/>
            </w:rPr>
            <w:delText>-</w:delText>
          </w:r>
        </w:del>
      </w:ins>
      <w:ins w:id="256" w:author="Susanne" w:date="2025-10-01T13:44:00Z">
        <w:del w:id="257" w:author="Steffen Oppel" w:date="2025-10-06T11:41:00Z" w16du:dateUtc="2025-10-06T09:41:00Z">
          <w:r w:rsidR="00732C82" w:rsidRPr="00AF439B" w:rsidDel="001F11A2">
            <w:rPr>
              <w:rStyle w:val="y2iqfc"/>
              <w:rFonts w:ascii="Times New Roman" w:hAnsi="Times New Roman"/>
              <w:lang w:val="en-GB"/>
            </w:rPr>
            <w:delText>LIFE4AquaticWarbler-101148281</w:delText>
          </w:r>
        </w:del>
      </w:ins>
      <w:ins w:id="258" w:author="Susanne" w:date="2025-10-01T15:49:00Z">
        <w:del w:id="259" w:author="Steffen Oppel" w:date="2025-10-06T11:41:00Z" w16du:dateUtc="2025-10-06T09:41:00Z">
          <w:r w:rsidR="003161F9" w:rsidDel="001F11A2">
            <w:rPr>
              <w:rStyle w:val="y2iqfc"/>
              <w:rFonts w:ascii="Times New Roman" w:hAnsi="Times New Roman"/>
              <w:lang w:val="en-GB"/>
            </w:rPr>
            <w:delText>,</w:delText>
          </w:r>
          <w:r w:rsidR="003161F9" w:rsidRPr="003161F9" w:rsidDel="001F11A2">
            <w:delText xml:space="preserve"> </w:delText>
          </w:r>
        </w:del>
      </w:ins>
      <w:commentRangeStart w:id="260"/>
      <w:commentRangeStart w:id="261"/>
      <w:ins w:id="262" w:author="Susanne" w:date="2025-10-01T16:48:00Z">
        <w:del w:id="263" w:author="Steffen Oppel" w:date="2025-10-06T11:41:00Z" w16du:dateUtc="2025-10-06T09:41:00Z">
          <w:r w:rsidR="00E52B76" w:rsidDel="001F11A2">
            <w:rPr>
              <w:rStyle w:val="y2iqfc"/>
              <w:rFonts w:ascii="Times New Roman" w:hAnsi="Times New Roman"/>
              <w:lang w:val="en-GB"/>
            </w:rPr>
            <w:fldChar w:fldCharType="begin"/>
          </w:r>
          <w:r w:rsidR="00E52B76" w:rsidDel="001F11A2">
            <w:rPr>
              <w:rStyle w:val="y2iqfc"/>
              <w:rFonts w:ascii="Times New Roman" w:hAnsi="Times New Roman"/>
              <w:lang w:val="en-GB"/>
            </w:rPr>
            <w:delInstrText>HYPERLINK "</w:delInstrText>
          </w:r>
        </w:del>
      </w:ins>
      <w:ins w:id="264" w:author="Susanne" w:date="2025-10-01T15:49:00Z">
        <w:del w:id="265" w:author="Steffen Oppel" w:date="2025-10-06T11:41:00Z" w16du:dateUtc="2025-10-06T09:41:00Z">
          <w:r w:rsidR="00E52B76" w:rsidRPr="003161F9" w:rsidDel="001F11A2">
            <w:rPr>
              <w:rStyle w:val="y2iqfc"/>
              <w:rFonts w:ascii="Times New Roman" w:hAnsi="Times New Roman"/>
              <w:lang w:val="en-GB"/>
            </w:rPr>
            <w:delInstrText>https://aquaticwarbler.eu/life4aquaticwarbler</w:delInstrText>
          </w:r>
        </w:del>
      </w:ins>
      <w:ins w:id="266" w:author="Susanne" w:date="2025-10-01T16:48:00Z">
        <w:del w:id="267" w:author="Steffen Oppel" w:date="2025-10-06T11:41:00Z" w16du:dateUtc="2025-10-06T09:41:00Z">
          <w:r w:rsidR="00E52B76" w:rsidDel="001F11A2">
            <w:rPr>
              <w:rStyle w:val="y2iqfc"/>
              <w:rFonts w:ascii="Times New Roman" w:hAnsi="Times New Roman"/>
              <w:lang w:val="en-GB"/>
            </w:rPr>
            <w:delInstrText>"</w:delInstrText>
          </w:r>
          <w:r w:rsidR="00E52B76" w:rsidDel="001F11A2">
            <w:rPr>
              <w:rStyle w:val="y2iqfc"/>
              <w:rFonts w:ascii="Times New Roman" w:hAnsi="Times New Roman"/>
              <w:lang w:val="en-GB"/>
            </w:rPr>
          </w:r>
          <w:r w:rsidR="00E52B76" w:rsidDel="001F11A2">
            <w:rPr>
              <w:rStyle w:val="y2iqfc"/>
              <w:rFonts w:ascii="Times New Roman" w:hAnsi="Times New Roman"/>
              <w:lang w:val="en-GB"/>
            </w:rPr>
            <w:fldChar w:fldCharType="separate"/>
          </w:r>
        </w:del>
      </w:ins>
      <w:ins w:id="268" w:author="Susanne" w:date="2025-10-01T15:49:00Z">
        <w:del w:id="269" w:author="Steffen Oppel" w:date="2025-10-06T11:41:00Z" w16du:dateUtc="2025-10-06T09:41:00Z">
          <w:r w:rsidR="00E52B76" w:rsidRPr="00B10F83" w:rsidDel="001F11A2">
            <w:rPr>
              <w:rStyle w:val="Hyperlink"/>
              <w:rFonts w:ascii="Times New Roman" w:hAnsi="Times New Roman"/>
              <w:lang w:val="en-GB"/>
            </w:rPr>
            <w:delText>https://aquaticwarbler.eu/life4aquaticwarbler</w:delText>
          </w:r>
        </w:del>
      </w:ins>
      <w:ins w:id="270" w:author="Susanne" w:date="2025-10-01T16:48:00Z">
        <w:del w:id="271" w:author="Steffen Oppel" w:date="2025-10-06T11:41:00Z" w16du:dateUtc="2025-10-06T09:41:00Z">
          <w:r w:rsidR="00E52B76" w:rsidDel="001F11A2">
            <w:rPr>
              <w:rStyle w:val="y2iqfc"/>
              <w:rFonts w:ascii="Times New Roman" w:hAnsi="Times New Roman"/>
              <w:lang w:val="en-GB"/>
            </w:rPr>
            <w:fldChar w:fldCharType="end"/>
          </w:r>
        </w:del>
      </w:ins>
      <w:commentRangeEnd w:id="260"/>
      <w:del w:id="272" w:author="Steffen Oppel" w:date="2025-10-06T11:41:00Z" w16du:dateUtc="2025-10-06T09:41:00Z">
        <w:r w:rsidR="00571C37" w:rsidDel="001F11A2">
          <w:rPr>
            <w:rStyle w:val="CommentReference"/>
            <w:szCs w:val="20"/>
          </w:rPr>
          <w:commentReference w:id="260"/>
        </w:r>
        <w:commentRangeEnd w:id="261"/>
        <w:r w:rsidR="001715DA" w:rsidDel="001F11A2">
          <w:rPr>
            <w:rStyle w:val="CommentReference"/>
            <w:szCs w:val="20"/>
          </w:rPr>
          <w:commentReference w:id="261"/>
        </w:r>
      </w:del>
      <w:ins w:id="273" w:author="Susanne" w:date="2025-10-01T13:44:00Z">
        <w:del w:id="274" w:author="Steffen Oppel" w:date="2025-10-06T11:41:00Z" w16du:dateUtc="2025-10-06T09:41:00Z">
          <w:r w:rsidR="00732C82" w:rsidRPr="00AF439B" w:rsidDel="001F11A2">
            <w:rPr>
              <w:rStyle w:val="y2iqfc"/>
              <w:rFonts w:ascii="Times New Roman" w:hAnsi="Times New Roman"/>
              <w:lang w:val="en-GB"/>
            </w:rPr>
            <w:delText>)</w:delText>
          </w:r>
        </w:del>
      </w:ins>
      <w:ins w:id="275" w:author="Susanne" w:date="2025-10-01T16:48:00Z">
        <w:del w:id="276" w:author="Steffen Oppel" w:date="2025-10-06T11:41:00Z" w16du:dateUtc="2025-10-06T09:41:00Z">
          <w:r w:rsidR="00E52B76" w:rsidDel="001F11A2">
            <w:rPr>
              <w:rStyle w:val="y2iqfc"/>
              <w:rFonts w:ascii="Times New Roman" w:hAnsi="Times New Roman"/>
              <w:lang w:val="en-GB"/>
            </w:rPr>
            <w:delText xml:space="preserve"> implemented between 2024 and 2033</w:delText>
          </w:r>
        </w:del>
      </w:ins>
      <w:ins w:id="277" w:author="Susanne" w:date="2025-10-01T13:44:00Z">
        <w:del w:id="278" w:author="Steffen Oppel" w:date="2025-10-06T11:41:00Z" w16du:dateUtc="2025-10-06T09:41:00Z">
          <w:r w:rsidR="00732C82" w:rsidRPr="00AF439B" w:rsidDel="001F11A2">
            <w:rPr>
              <w:rStyle w:val="y2iqfc"/>
              <w:rFonts w:ascii="Times New Roman" w:hAnsi="Times New Roman"/>
              <w:lang w:val="en-GB"/>
            </w:rPr>
            <w:delText>.</w:delText>
          </w:r>
        </w:del>
      </w:ins>
    </w:p>
    <w:p w14:paraId="52CDCF70" w14:textId="2BBCF66D" w:rsidR="00A5014A" w:rsidRPr="00391AB0" w:rsidRDefault="00A5014A" w:rsidP="005F2D5C">
      <w:pPr>
        <w:spacing w:after="0" w:line="480" w:lineRule="auto"/>
        <w:jc w:val="both"/>
        <w:rPr>
          <w:rFonts w:ascii="Times New Roman" w:hAnsi="Times New Roman"/>
        </w:rPr>
      </w:pPr>
      <w:r>
        <w:rPr>
          <w:rFonts w:ascii="Times New Roman" w:hAnsi="Times New Roman"/>
        </w:rPr>
        <w:lastRenderedPageBreak/>
        <w:t>In this study, we</w:t>
      </w:r>
      <w:r w:rsidRPr="00391AB0">
        <w:rPr>
          <w:rFonts w:ascii="Times New Roman" w:hAnsi="Times New Roman"/>
        </w:rPr>
        <w:t xml:space="preserve"> first estimated which demographic parameters may have contributed to the </w:t>
      </w:r>
      <w:ins w:id="279" w:author="Susanne" w:date="2025-10-01T13:30:00Z">
        <w:r w:rsidR="00006BF8">
          <w:rPr>
            <w:rFonts w:ascii="Times New Roman" w:hAnsi="Times New Roman"/>
          </w:rPr>
          <w:t xml:space="preserve">past </w:t>
        </w:r>
      </w:ins>
      <w:r w:rsidRPr="00391AB0">
        <w:rPr>
          <w:rFonts w:ascii="Times New Roman" w:hAnsi="Times New Roman"/>
        </w:rPr>
        <w:t xml:space="preserve">decline of the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 xml:space="preserve">using observed count data. We then used the estimated parameters to project future population trajectories under different </w:t>
      </w:r>
      <w:commentRangeStart w:id="280"/>
      <w:del w:id="281" w:author="Susanne" w:date="2025-10-01T13:35:00Z">
        <w:r w:rsidRPr="00391AB0" w:rsidDel="006B35C5">
          <w:rPr>
            <w:rFonts w:ascii="Times New Roman" w:hAnsi="Times New Roman"/>
          </w:rPr>
          <w:delText xml:space="preserve">conservation management </w:delText>
        </w:r>
      </w:del>
      <w:r w:rsidRPr="00391AB0">
        <w:rPr>
          <w:rFonts w:ascii="Times New Roman" w:hAnsi="Times New Roman"/>
        </w:rPr>
        <w:t xml:space="preserve">scenarios, </w:t>
      </w:r>
      <w:commentRangeEnd w:id="280"/>
      <w:r w:rsidR="00074562">
        <w:rPr>
          <w:rStyle w:val="CommentReference"/>
          <w:szCs w:val="20"/>
        </w:rPr>
        <w:commentReference w:id="280"/>
      </w:r>
      <w:ins w:id="282" w:author="Susanne" w:date="2025-10-01T13:32:00Z">
        <w:r w:rsidR="006B35C5">
          <w:rPr>
            <w:rFonts w:ascii="Times New Roman" w:hAnsi="Times New Roman"/>
          </w:rPr>
          <w:t>including</w:t>
        </w:r>
      </w:ins>
      <w:ins w:id="283" w:author="Susanne" w:date="2025-10-01T13:33:00Z">
        <w:r w:rsidR="006B35C5">
          <w:rPr>
            <w:rFonts w:ascii="Times New Roman" w:hAnsi="Times New Roman"/>
          </w:rPr>
          <w:t xml:space="preserve"> </w:t>
        </w:r>
      </w:ins>
      <w:ins w:id="284" w:author="Susanne" w:date="2025-10-01T13:39:00Z">
        <w:del w:id="285" w:author="Steffen Oppel" w:date="2025-10-06T11:45:00Z" w16du:dateUtc="2025-10-06T09:45:00Z">
          <w:r w:rsidR="006B35C5" w:rsidDel="008C0CBF">
            <w:rPr>
              <w:rFonts w:ascii="Times New Roman" w:hAnsi="Times New Roman"/>
            </w:rPr>
            <w:delText>5</w:delText>
          </w:r>
        </w:del>
      </w:ins>
      <w:ins w:id="286" w:author="Susanne" w:date="2025-10-01T13:40:00Z">
        <w:del w:id="287" w:author="Steffen Oppel" w:date="2025-10-06T11:45:00Z" w16du:dateUtc="2025-10-06T09:45:00Z">
          <w:r w:rsidR="006B35C5" w:rsidDel="008C0CBF">
            <w:rPr>
              <w:rFonts w:ascii="Times New Roman" w:hAnsi="Times New Roman"/>
            </w:rPr>
            <w:delText>, 10 or</w:delText>
          </w:r>
        </w:del>
      </w:ins>
      <w:ins w:id="288" w:author="Susanne" w:date="2025-10-01T13:39:00Z">
        <w:del w:id="289" w:author="Steffen Oppel" w:date="2025-10-06T11:45:00Z" w16du:dateUtc="2025-10-06T09:45:00Z">
          <w:r w:rsidR="006B35C5" w:rsidDel="008C0CBF">
            <w:rPr>
              <w:rFonts w:ascii="Times New Roman" w:hAnsi="Times New Roman"/>
            </w:rPr>
            <w:delText xml:space="preserve"> </w:delText>
          </w:r>
        </w:del>
      </w:ins>
      <w:ins w:id="290" w:author="Susanne" w:date="2025-10-01T13:40:00Z">
        <w:del w:id="291" w:author="Steffen Oppel" w:date="2025-10-06T11:45:00Z" w16du:dateUtc="2025-10-06T09:45:00Z">
          <w:r w:rsidR="006B35C5" w:rsidDel="008C0CBF">
            <w:rPr>
              <w:rFonts w:ascii="Times New Roman" w:hAnsi="Times New Roman"/>
            </w:rPr>
            <w:delText xml:space="preserve">15 years </w:delText>
          </w:r>
        </w:del>
      </w:ins>
      <w:ins w:id="292" w:author="Susanne" w:date="2025-10-01T13:38:00Z">
        <w:del w:id="293" w:author="Steffen Oppel" w:date="2025-10-06T11:45:00Z" w16du:dateUtc="2025-10-06T09:45:00Z">
          <w:r w:rsidR="006B35C5" w:rsidDel="008C0CBF">
            <w:rPr>
              <w:rFonts w:ascii="Times New Roman" w:hAnsi="Times New Roman"/>
            </w:rPr>
            <w:delText>translocations of chi</w:delText>
          </w:r>
        </w:del>
      </w:ins>
      <w:ins w:id="294" w:author="Susanne" w:date="2025-10-01T13:39:00Z">
        <w:del w:id="295" w:author="Steffen Oppel" w:date="2025-10-06T11:45:00Z" w16du:dateUtc="2025-10-06T09:45:00Z">
          <w:r w:rsidR="006B35C5" w:rsidDel="008C0CBF">
            <w:rPr>
              <w:rFonts w:ascii="Times New Roman" w:hAnsi="Times New Roman"/>
            </w:rPr>
            <w:delText>cks</w:delText>
          </w:r>
        </w:del>
      </w:ins>
      <w:ins w:id="296" w:author="Steffen Oppel" w:date="2025-10-06T11:45:00Z" w16du:dateUtc="2025-10-06T09:45:00Z">
        <w:r w:rsidR="008C0CBF">
          <w:rPr>
            <w:rFonts w:ascii="Times New Roman" w:hAnsi="Times New Roman"/>
          </w:rPr>
          <w:t>different durations of population reinforcement</w:t>
        </w:r>
      </w:ins>
      <w:ins w:id="297" w:author="Susanne" w:date="2025-10-01T13:39:00Z">
        <w:r w:rsidR="006B35C5">
          <w:rPr>
            <w:rFonts w:ascii="Times New Roman" w:hAnsi="Times New Roman"/>
          </w:rPr>
          <w:t xml:space="preserve">, </w:t>
        </w:r>
      </w:ins>
      <w:ins w:id="298" w:author="Susanne" w:date="2025-10-01T13:33:00Z">
        <w:del w:id="299" w:author="Steffen Oppel" w:date="2025-10-06T11:45:00Z" w16du:dateUtc="2025-10-06T09:45:00Z">
          <w:r w:rsidR="006B35C5" w:rsidDel="008967EF">
            <w:rPr>
              <w:rFonts w:ascii="Times New Roman" w:hAnsi="Times New Roman"/>
            </w:rPr>
            <w:delText>variation</w:delText>
          </w:r>
        </w:del>
      </w:ins>
      <w:ins w:id="300" w:author="Steffen Oppel" w:date="2025-10-06T11:45:00Z" w16du:dateUtc="2025-10-06T09:45:00Z">
        <w:r w:rsidR="008967EF">
          <w:rPr>
            <w:rFonts w:ascii="Times New Roman" w:hAnsi="Times New Roman"/>
          </w:rPr>
          <w:t xml:space="preserve"> improvements</w:t>
        </w:r>
      </w:ins>
      <w:ins w:id="301" w:author="Susanne" w:date="2025-10-01T13:33:00Z">
        <w:r w:rsidR="006B35C5">
          <w:rPr>
            <w:rFonts w:ascii="Times New Roman" w:hAnsi="Times New Roman"/>
          </w:rPr>
          <w:t xml:space="preserve"> in annual</w:t>
        </w:r>
      </w:ins>
      <w:ins w:id="302" w:author="Susanne" w:date="2025-10-01T13:34:00Z">
        <w:r w:rsidR="006B35C5">
          <w:rPr>
            <w:rFonts w:ascii="Times New Roman" w:hAnsi="Times New Roman"/>
          </w:rPr>
          <w:t xml:space="preserve"> survival</w:t>
        </w:r>
      </w:ins>
      <w:ins w:id="303" w:author="Steffen Oppel" w:date="2025-10-06T11:45:00Z" w16du:dateUtc="2025-10-06T09:45:00Z">
        <w:r w:rsidR="008967EF">
          <w:rPr>
            <w:rFonts w:ascii="Times New Roman" w:hAnsi="Times New Roman"/>
          </w:rPr>
          <w:t>,</w:t>
        </w:r>
      </w:ins>
      <w:ins w:id="304" w:author="Susanne" w:date="2025-10-01T13:39:00Z">
        <w:r w:rsidR="006B35C5">
          <w:rPr>
            <w:rFonts w:ascii="Times New Roman" w:hAnsi="Times New Roman"/>
          </w:rPr>
          <w:t xml:space="preserve"> and </w:t>
        </w:r>
      </w:ins>
      <w:ins w:id="305" w:author="Susanne" w:date="2025-10-01T13:34:00Z">
        <w:del w:id="306" w:author="Steffen Oppel" w:date="2025-10-06T11:45:00Z" w16du:dateUtc="2025-10-06T09:45:00Z">
          <w:r w:rsidR="006B35C5" w:rsidDel="008967EF">
            <w:rPr>
              <w:rFonts w:ascii="Times New Roman" w:hAnsi="Times New Roman"/>
            </w:rPr>
            <w:delText>available</w:delText>
          </w:r>
        </w:del>
      </w:ins>
      <w:ins w:id="307" w:author="Steffen Oppel" w:date="2025-10-06T11:45:00Z" w16du:dateUtc="2025-10-06T09:45:00Z">
        <w:r w:rsidR="008967EF">
          <w:rPr>
            <w:rFonts w:ascii="Times New Roman" w:hAnsi="Times New Roman"/>
          </w:rPr>
          <w:t xml:space="preserve">the extent of </w:t>
        </w:r>
        <w:r w:rsidR="00024B7F">
          <w:rPr>
            <w:rFonts w:ascii="Times New Roman" w:hAnsi="Times New Roman"/>
          </w:rPr>
          <w:t xml:space="preserve">suitable </w:t>
        </w:r>
      </w:ins>
      <w:ins w:id="308" w:author="Susanne" w:date="2025-10-01T13:34:00Z">
        <w:r w:rsidR="006B35C5">
          <w:rPr>
            <w:rFonts w:ascii="Times New Roman" w:hAnsi="Times New Roman"/>
          </w:rPr>
          <w:t xml:space="preserve"> </w:t>
        </w:r>
      </w:ins>
      <w:ins w:id="309" w:author="Susanne" w:date="2025-10-01T13:33:00Z">
        <w:r w:rsidR="006B35C5">
          <w:rPr>
            <w:rFonts w:ascii="Times New Roman" w:hAnsi="Times New Roman"/>
          </w:rPr>
          <w:t xml:space="preserve">habitat </w:t>
        </w:r>
        <w:del w:id="310" w:author="Steffen Oppel" w:date="2025-10-06T11:46:00Z" w16du:dateUtc="2025-10-06T09:46:00Z">
          <w:r w:rsidR="006B35C5" w:rsidDel="00024B7F">
            <w:rPr>
              <w:rFonts w:ascii="Times New Roman" w:hAnsi="Times New Roman"/>
            </w:rPr>
            <w:delText xml:space="preserve">extent </w:delText>
          </w:r>
        </w:del>
        <w:del w:id="311" w:author="Steffen Oppel" w:date="2025-10-06T11:43:00Z" w16du:dateUtc="2025-10-06T09:43:00Z">
          <w:r w:rsidR="006B35C5" w:rsidDel="00A83904">
            <w:rPr>
              <w:rFonts w:ascii="Times New Roman" w:hAnsi="Times New Roman"/>
            </w:rPr>
            <w:delText xml:space="preserve">which </w:delText>
          </w:r>
        </w:del>
      </w:ins>
      <w:ins w:id="312" w:author="Susanne" w:date="2025-10-01T13:34:00Z">
        <w:del w:id="313" w:author="Steffen Oppel" w:date="2025-10-06T11:43:00Z" w16du:dateUtc="2025-10-06T09:43:00Z">
          <w:r w:rsidR="006B35C5" w:rsidDel="00A83904">
            <w:rPr>
              <w:rFonts w:ascii="Times New Roman" w:hAnsi="Times New Roman"/>
            </w:rPr>
            <w:delText xml:space="preserve">reflects </w:delText>
          </w:r>
        </w:del>
      </w:ins>
      <w:ins w:id="314" w:author="Susanne" w:date="2025-10-01T13:40:00Z">
        <w:del w:id="315" w:author="Steffen Oppel" w:date="2025-10-06T11:43:00Z" w16du:dateUtc="2025-10-06T09:43:00Z">
          <w:r w:rsidR="006B35C5" w:rsidDel="00A83904">
            <w:rPr>
              <w:rFonts w:ascii="Times New Roman" w:hAnsi="Times New Roman"/>
            </w:rPr>
            <w:delText>in</w:delText>
          </w:r>
        </w:del>
      </w:ins>
      <w:ins w:id="316" w:author="Susanne" w:date="2025-10-01T13:33:00Z">
        <w:del w:id="317" w:author="Steffen Oppel" w:date="2025-10-06T11:43:00Z" w16du:dateUtc="2025-10-06T09:43:00Z">
          <w:r w:rsidR="006B35C5" w:rsidDel="00A83904">
            <w:rPr>
              <w:rFonts w:ascii="Times New Roman" w:hAnsi="Times New Roman"/>
            </w:rPr>
            <w:delText xml:space="preserve"> carrying capacity </w:delText>
          </w:r>
        </w:del>
      </w:ins>
      <w:del w:id="318" w:author="Susanne" w:date="2025-10-01T13:35:00Z">
        <w:r w:rsidRPr="00391AB0" w:rsidDel="006B35C5">
          <w:rPr>
            <w:rFonts w:ascii="Times New Roman" w:hAnsi="Times New Roman"/>
          </w:rPr>
          <w:delText xml:space="preserve">specifically </w:delText>
        </w:r>
      </w:del>
      <w:r w:rsidRPr="00391AB0">
        <w:rPr>
          <w:rFonts w:ascii="Times New Roman" w:hAnsi="Times New Roman"/>
        </w:rPr>
        <w:t xml:space="preserve">to </w:t>
      </w:r>
      <w:del w:id="319" w:author="Steffen Oppel" w:date="2025-10-06T11:46:00Z" w16du:dateUtc="2025-10-06T09:46:00Z">
        <w:r w:rsidRPr="00391AB0" w:rsidDel="00130C80">
          <w:rPr>
            <w:rFonts w:ascii="Times New Roman" w:hAnsi="Times New Roman"/>
          </w:rPr>
          <w:delText xml:space="preserve">investigate for how </w:delText>
        </w:r>
        <w:commentRangeStart w:id="320"/>
        <w:r w:rsidRPr="00391AB0" w:rsidDel="00130C80">
          <w:rPr>
            <w:rFonts w:ascii="Times New Roman" w:hAnsi="Times New Roman"/>
          </w:rPr>
          <w:delText>many years releases would be needed to establish a stable population and whether additional conservation measures such as habitat restoration and improvements in survival</w:delText>
        </w:r>
      </w:del>
      <w:ins w:id="321" w:author="Steffen Oppel" w:date="2025-10-06T11:46:00Z" w16du:dateUtc="2025-10-06T09:46:00Z">
        <w:r w:rsidR="00130C80">
          <w:rPr>
            <w:rFonts w:ascii="Times New Roman" w:hAnsi="Times New Roman"/>
          </w:rPr>
          <w:t>understand what combination of conservation measures</w:t>
        </w:r>
      </w:ins>
      <w:r w:rsidRPr="00391AB0">
        <w:rPr>
          <w:rFonts w:ascii="Times New Roman" w:hAnsi="Times New Roman"/>
        </w:rPr>
        <w:t xml:space="preserve"> would be required to achieve population </w:t>
      </w:r>
      <w:commentRangeEnd w:id="320"/>
      <w:r w:rsidR="00074562">
        <w:rPr>
          <w:rStyle w:val="CommentReference"/>
          <w:szCs w:val="20"/>
        </w:rPr>
        <w:commentReference w:id="320"/>
      </w:r>
      <w:r w:rsidRPr="00391AB0">
        <w:rPr>
          <w:rFonts w:ascii="Times New Roman" w:hAnsi="Times New Roman"/>
        </w:rPr>
        <w:t xml:space="preserve">persistence. Our results can inform the reinforcement process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translocations to successfully recover the nearly extinct Pomeranian population and may be useful for the conservation management of other long-distance migratory passerines.</w:t>
      </w:r>
    </w:p>
    <w:p w14:paraId="3C9BEDCE" w14:textId="77777777" w:rsidR="00A5014A" w:rsidRDefault="00A5014A">
      <w:pPr>
        <w:spacing w:after="0" w:line="480" w:lineRule="auto"/>
        <w:jc w:val="both"/>
        <w:rPr>
          <w:rFonts w:ascii="Times New Roman" w:hAnsi="Times New Roman"/>
        </w:rPr>
      </w:pPr>
    </w:p>
    <w:p w14:paraId="44FEC3D0" w14:textId="77777777" w:rsidR="00A5014A" w:rsidRDefault="00A5014A">
      <w:pPr>
        <w:spacing w:after="0" w:line="480" w:lineRule="auto"/>
        <w:rPr>
          <w:rFonts w:ascii="Times New Roman" w:hAnsi="Times New Roman"/>
          <w:b/>
        </w:rPr>
      </w:pPr>
      <w:commentRangeStart w:id="322"/>
      <w:commentRangeStart w:id="323"/>
      <w:r>
        <w:rPr>
          <w:rFonts w:ascii="Times New Roman" w:hAnsi="Times New Roman"/>
          <w:b/>
        </w:rPr>
        <w:t>Material and methods</w:t>
      </w:r>
      <w:commentRangeEnd w:id="322"/>
      <w:r w:rsidR="00074562">
        <w:rPr>
          <w:rStyle w:val="CommentReference"/>
          <w:szCs w:val="20"/>
        </w:rPr>
        <w:commentReference w:id="322"/>
      </w:r>
      <w:commentRangeEnd w:id="323"/>
      <w:r w:rsidR="00803E2B">
        <w:rPr>
          <w:rStyle w:val="CommentReference"/>
          <w:szCs w:val="20"/>
        </w:rPr>
        <w:commentReference w:id="323"/>
      </w:r>
    </w:p>
    <w:p w14:paraId="7CAAE371" w14:textId="77777777" w:rsidR="00A5014A" w:rsidRDefault="00A5014A">
      <w:pPr>
        <w:spacing w:after="0" w:line="480" w:lineRule="auto"/>
        <w:rPr>
          <w:rFonts w:ascii="Times New Roman" w:hAnsi="Times New Roman"/>
        </w:rPr>
      </w:pPr>
      <w:r>
        <w:rPr>
          <w:rFonts w:ascii="Times New Roman" w:hAnsi="Times New Roman"/>
          <w:b/>
        </w:rPr>
        <w:t>Study population</w:t>
      </w:r>
    </w:p>
    <w:p w14:paraId="42E460EF" w14:textId="69AFB3AB" w:rsidR="00A5014A" w:rsidRDefault="00A5014A" w:rsidP="002B5E67">
      <w:pPr>
        <w:spacing w:after="0" w:line="480" w:lineRule="auto"/>
        <w:jc w:val="both"/>
        <w:rPr>
          <w:rFonts w:ascii="Times New Roman" w:hAnsi="Times New Roman"/>
          <w:bCs/>
        </w:rPr>
      </w:pPr>
      <w:r>
        <w:rPr>
          <w:rFonts w:ascii="Times New Roman" w:hAnsi="Times New Roman"/>
        </w:rPr>
        <w:t xml:space="preserve">The Pomeranian population of </w:t>
      </w:r>
      <w:del w:id="324" w:author="Jaume Badia" w:date="2025-10-03T10:43:00Z" w16du:dateUtc="2025-10-03T08:43:00Z">
        <w:r w:rsidDel="000504A5">
          <w:rPr>
            <w:rFonts w:ascii="Times New Roman" w:hAnsi="Times New Roman"/>
          </w:rPr>
          <w:delText xml:space="preserve">the </w:delText>
        </w:r>
      </w:del>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comprises breeding sites in northwestern Poland and northeastern Germany</w:t>
      </w:r>
      <w:del w:id="325" w:author="Steffen Oppel" w:date="2025-10-06T11:49:00Z" w16du:dateUtc="2025-10-06T09:49:00Z">
        <w:r w:rsidDel="00803E2B">
          <w:rPr>
            <w:rFonts w:ascii="Times New Roman" w:hAnsi="Times New Roman"/>
          </w:rPr>
          <w:delText xml:space="preserve">, </w:delText>
        </w:r>
        <w:commentRangeStart w:id="326"/>
        <w:r w:rsidDel="00803E2B">
          <w:rPr>
            <w:rFonts w:ascii="Times New Roman" w:hAnsi="Times New Roman"/>
          </w:rPr>
          <w:delText>which are nowadays the westernmost remnants of a once widespread European breeding range</w:delText>
        </w:r>
      </w:del>
      <w:r>
        <w:rPr>
          <w:rFonts w:ascii="Times New Roman" w:hAnsi="Times New Roman"/>
        </w:rPr>
        <w:t xml:space="preserve"> </w:t>
      </w:r>
      <w:commentRangeEnd w:id="326"/>
      <w:r w:rsidR="00803E2B">
        <w:rPr>
          <w:rStyle w:val="CommentReference"/>
          <w:szCs w:val="20"/>
        </w:rPr>
        <w:commentReference w:id="326"/>
      </w:r>
      <w:del w:id="327" w:author="Steffen Oppel" w:date="2025-10-06T11:55:00Z" w16du:dateUtc="2025-10-06T09:55:00Z">
        <w:r w:rsidDel="00653CB9">
          <w:rPr>
            <w:rFonts w:ascii="Times New Roman" w:hAnsi="Times New Roman"/>
          </w:rPr>
          <w:delText>(</w:delText>
        </w:r>
        <w:r w:rsidRPr="00C40723" w:rsidDel="00653CB9">
          <w:rPr>
            <w:rFonts w:ascii="Times New Roman" w:hAnsi="Times New Roman"/>
            <w:bCs/>
          </w:rPr>
          <w:delText>Flade et al. 2018)</w:delText>
        </w:r>
      </w:del>
      <w:ins w:id="328" w:author="Steffen Oppel" w:date="2025-10-06T11:55:00Z" w16du:dateUtc="2025-10-06T09:55:00Z">
        <w:r w:rsidR="00653CB9">
          <w:rPr>
            <w:rFonts w:ascii="Times New Roman" w:hAnsi="Times New Roman"/>
            <w:bCs/>
          </w:rPr>
          <w:t xml:space="preserve">, which </w:t>
        </w:r>
        <w:proofErr w:type="spellStart"/>
        <w:r w:rsidR="00653CB9">
          <w:rPr>
            <w:rFonts w:ascii="Times New Roman" w:hAnsi="Times New Roman"/>
            <w:bCs/>
          </w:rPr>
          <w:t>are</w:t>
        </w:r>
      </w:ins>
      <w:del w:id="329" w:author="Steffen Oppel" w:date="2025-10-06T11:55:00Z" w16du:dateUtc="2025-10-06T09:55:00Z">
        <w:r w:rsidRPr="00C40723" w:rsidDel="00653CB9">
          <w:rPr>
            <w:rFonts w:ascii="Times New Roman" w:hAnsi="Times New Roman"/>
            <w:bCs/>
          </w:rPr>
          <w:delText xml:space="preserve">. After the successive disappearance of several breeding sites in western Poland, the Pomeranian population is </w:delText>
        </w:r>
      </w:del>
      <w:r w:rsidRPr="00C40723">
        <w:rPr>
          <w:rFonts w:ascii="Times New Roman" w:hAnsi="Times New Roman"/>
          <w:bCs/>
        </w:rPr>
        <w:t>now</w:t>
      </w:r>
      <w:proofErr w:type="spellEnd"/>
      <w:r w:rsidRPr="00C40723">
        <w:rPr>
          <w:rFonts w:ascii="Times New Roman" w:hAnsi="Times New Roman"/>
          <w:bCs/>
        </w:rPr>
        <w:t xml:space="preserve"> geographically isolated from core breeding sites in eastern Poland (</w:t>
      </w:r>
      <w:ins w:id="330" w:author="Steffen Oppel" w:date="2025-10-06T11:55:00Z" w16du:dateUtc="2025-10-06T09:55:00Z">
        <w:r w:rsidR="00653CB9" w:rsidRPr="00C40723">
          <w:rPr>
            <w:rFonts w:ascii="Times New Roman" w:hAnsi="Times New Roman"/>
            <w:bCs/>
          </w:rPr>
          <w:t>Flade et al. 2018</w:t>
        </w:r>
        <w:r w:rsidR="00653CB9">
          <w:rPr>
            <w:rFonts w:ascii="Times New Roman" w:hAnsi="Times New Roman"/>
            <w:bCs/>
          </w:rPr>
          <w:t xml:space="preserve">, </w:t>
        </w:r>
      </w:ins>
      <w:r w:rsidRPr="00C40723">
        <w:rPr>
          <w:rFonts w:ascii="Times New Roman" w:hAnsi="Times New Roman"/>
          <w:bCs/>
        </w:rPr>
        <w:t xml:space="preserve">Fig. 1).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C40723">
        <w:rPr>
          <w:rFonts w:ascii="Times New Roman" w:hAnsi="Times New Roman"/>
          <w:bCs/>
          <w:color w:val="000000"/>
        </w:rPr>
        <w:t>show</w:t>
      </w:r>
      <w:ins w:id="331" w:author="Jaume Badia" w:date="2025-10-03T10:44:00Z" w16du:dateUtc="2025-10-03T08:44:00Z">
        <w:r w:rsidR="000504A5">
          <w:rPr>
            <w:rFonts w:ascii="Times New Roman" w:hAnsi="Times New Roman"/>
            <w:bCs/>
            <w:color w:val="000000"/>
          </w:rPr>
          <w:t>s</w:t>
        </w:r>
      </w:ins>
      <w:r w:rsidRPr="00C40723">
        <w:rPr>
          <w:rFonts w:ascii="Times New Roman" w:hAnsi="Times New Roman"/>
          <w:bCs/>
          <w:color w:val="000000"/>
        </w:rPr>
        <w:t xml:space="preserve"> an extraordinary promiscuous breeding system with uniparental brood care by females which attempt to breed twice between May and July (Schulze-Hagen et al. 1999</w:t>
      </w:r>
      <w:r>
        <w:rPr>
          <w:rFonts w:ascii="Times New Roman" w:hAnsi="Times New Roman"/>
          <w:bCs/>
          <w:color w:val="000000"/>
        </w:rPr>
        <w:t>,</w:t>
      </w:r>
      <w:r w:rsidRPr="00C40723">
        <w:rPr>
          <w:rFonts w:ascii="Times New Roman" w:hAnsi="Times New Roman"/>
          <w:bCs/>
          <w:color w:val="000000"/>
        </w:rPr>
        <w:t xml:space="preserve"> </w:t>
      </w:r>
      <w:proofErr w:type="spellStart"/>
      <w:r w:rsidRPr="00C40723">
        <w:rPr>
          <w:rFonts w:ascii="Times New Roman" w:hAnsi="Times New Roman"/>
          <w:bCs/>
        </w:rPr>
        <w:t>Dyrcz</w:t>
      </w:r>
      <w:proofErr w:type="spellEnd"/>
      <w:r w:rsidRPr="00C40723">
        <w:rPr>
          <w:rFonts w:ascii="Times New Roman" w:hAnsi="Times New Roman"/>
          <w:bCs/>
          <w:color w:val="000000"/>
        </w:rPr>
        <w:t xml:space="preserve"> et al</w:t>
      </w:r>
      <w:r w:rsidRPr="00C40723">
        <w:rPr>
          <w:rFonts w:ascii="Times New Roman" w:hAnsi="Times New Roman"/>
          <w:bCs/>
          <w:i/>
          <w:color w:val="000000"/>
        </w:rPr>
        <w:t>.</w:t>
      </w:r>
      <w:r w:rsidRPr="00C40723">
        <w:rPr>
          <w:rFonts w:ascii="Times New Roman" w:hAnsi="Times New Roman"/>
          <w:bCs/>
          <w:color w:val="000000"/>
        </w:rPr>
        <w:t xml:space="preserve"> 2018). Females behave very secretive, but males sing continuously during the breeding season</w:t>
      </w:r>
      <w:del w:id="332" w:author="Steffen Oppel" w:date="2025-10-06T11:55:00Z" w16du:dateUtc="2025-10-06T09:55:00Z">
        <w:r w:rsidRPr="00C40723" w:rsidDel="00D91A6F">
          <w:rPr>
            <w:rFonts w:ascii="Times New Roman" w:hAnsi="Times New Roman"/>
            <w:bCs/>
            <w:color w:val="000000"/>
          </w:rPr>
          <w:delText xml:space="preserve"> from exposed vegetation structures some hours before sunset to attract mates </w:delText>
        </w:r>
        <w:r w:rsidRPr="00C40723" w:rsidDel="00D91A6F">
          <w:rPr>
            <w:rFonts w:ascii="Times New Roman" w:hAnsi="Times New Roman"/>
            <w:bCs/>
            <w:color w:val="000000"/>
          </w:rPr>
          <w:lastRenderedPageBreak/>
          <w:delText>(Schulze-Hagen et al. 1999</w:delText>
        </w:r>
        <w:r w:rsidDel="00D91A6F">
          <w:rPr>
            <w:rFonts w:ascii="Times New Roman" w:hAnsi="Times New Roman"/>
            <w:bCs/>
            <w:color w:val="000000"/>
          </w:rPr>
          <w:delText>,</w:delText>
        </w:r>
        <w:r w:rsidRPr="00C40723" w:rsidDel="00D91A6F">
          <w:rPr>
            <w:rFonts w:ascii="Times New Roman" w:hAnsi="Times New Roman"/>
            <w:bCs/>
          </w:rPr>
          <w:delText xml:space="preserve"> Dyrcz</w:delText>
        </w:r>
        <w:r w:rsidRPr="00C40723" w:rsidDel="00D91A6F">
          <w:rPr>
            <w:rFonts w:ascii="Times New Roman" w:hAnsi="Times New Roman"/>
            <w:bCs/>
            <w:color w:val="000000"/>
          </w:rPr>
          <w:delText xml:space="preserve"> et al. 2018). </w:delText>
        </w:r>
        <w:r w:rsidRPr="00C40723" w:rsidDel="00D91A6F">
          <w:rPr>
            <w:rFonts w:ascii="Times New Roman" w:hAnsi="Times New Roman"/>
            <w:bCs/>
          </w:rPr>
          <w:delText>Therefore</w:delText>
        </w:r>
      </w:del>
      <w:r w:rsidRPr="00C40723">
        <w:rPr>
          <w:rFonts w:ascii="Times New Roman" w:hAnsi="Times New Roman"/>
          <w:bCs/>
        </w:rPr>
        <w:t xml:space="preserve">, </w:t>
      </w:r>
      <w:ins w:id="333" w:author="Steffen Oppel" w:date="2025-10-06T11:56:00Z" w16du:dateUtc="2025-10-06T09:56:00Z">
        <w:r w:rsidR="00D91A6F">
          <w:rPr>
            <w:rFonts w:ascii="Times New Roman" w:hAnsi="Times New Roman"/>
            <w:bCs/>
          </w:rPr>
          <w:t xml:space="preserve">and </w:t>
        </w:r>
      </w:ins>
      <w:r w:rsidRPr="00C40723">
        <w:rPr>
          <w:rFonts w:ascii="Times New Roman" w:hAnsi="Times New Roman"/>
          <w:bCs/>
        </w:rPr>
        <w:t xml:space="preserve">population size </w:t>
      </w:r>
      <w:ins w:id="334" w:author="Steffen Oppel" w:date="2025-10-06T11:59:00Z" w16du:dateUtc="2025-10-06T09:59:00Z">
        <w:r w:rsidR="004E0BB9">
          <w:rPr>
            <w:rFonts w:ascii="Times New Roman" w:hAnsi="Times New Roman"/>
            <w:bCs/>
          </w:rPr>
          <w:t>wa</w:t>
        </w:r>
      </w:ins>
      <w:del w:id="335" w:author="Steffen Oppel" w:date="2025-10-06T11:59:00Z" w16du:dateUtc="2025-10-06T09:59:00Z">
        <w:r w:rsidRPr="00C40723" w:rsidDel="004E0BB9">
          <w:rPr>
            <w:rFonts w:ascii="Times New Roman" w:hAnsi="Times New Roman"/>
            <w:bCs/>
          </w:rPr>
          <w:delText>i</w:delText>
        </w:r>
      </w:del>
      <w:r w:rsidRPr="00C40723">
        <w:rPr>
          <w:rFonts w:ascii="Times New Roman" w:hAnsi="Times New Roman"/>
          <w:bCs/>
        </w:rPr>
        <w:t xml:space="preserve">s assessed by counting singing males </w:t>
      </w:r>
      <w:del w:id="336" w:author="Steffen Oppel" w:date="2025-10-06T11:56:00Z" w16du:dateUtc="2025-10-06T09:56:00Z">
        <w:r w:rsidRPr="00C40723" w:rsidDel="006D7171">
          <w:rPr>
            <w:rFonts w:ascii="Times New Roman" w:hAnsi="Times New Roman"/>
            <w:bCs/>
          </w:rPr>
          <w:delText xml:space="preserve">in this species, which is also a good indicator for the number of nests </w:delText>
        </w:r>
      </w:del>
      <w:del w:id="337" w:author="Steffen Oppel" w:date="2025-10-06T12:00:00Z" w16du:dateUtc="2025-10-06T10:00:00Z">
        <w:r w:rsidRPr="00C40723" w:rsidDel="004E0BB9">
          <w:rPr>
            <w:rFonts w:ascii="Times New Roman" w:hAnsi="Times New Roman"/>
            <w:bCs/>
          </w:rPr>
          <w:delText xml:space="preserve">(Kubacka et al. 2014). Counts take place </w:delText>
        </w:r>
      </w:del>
      <w:r w:rsidRPr="00C40723">
        <w:rPr>
          <w:rFonts w:ascii="Times New Roman" w:hAnsi="Times New Roman"/>
          <w:bCs/>
        </w:rPr>
        <w:t xml:space="preserve">at the end of May and end of June, during the peaks of the first and second breeding attempts. Comprehensive and largely synchronous annual counts were conducted with standardized methodology in Poland </w:t>
      </w:r>
      <w:commentRangeStart w:id="338"/>
      <w:del w:id="339" w:author="Steffen Oppel" w:date="2025-10-06T12:00:00Z" w16du:dateUtc="2025-10-06T10:00:00Z">
        <w:r w:rsidRPr="00C40723" w:rsidDel="00C33745">
          <w:rPr>
            <w:rFonts w:ascii="Times New Roman" w:hAnsi="Times New Roman"/>
            <w:bCs/>
          </w:rPr>
          <w:delText>in 1993 an</w:delText>
        </w:r>
        <w:r w:rsidDel="00C33745">
          <w:rPr>
            <w:rFonts w:ascii="Times New Roman" w:hAnsi="Times New Roman"/>
            <w:bCs/>
          </w:rPr>
          <w:delText>d 1997 (Krogulec and Kloskowski</w:delText>
        </w:r>
        <w:r w:rsidRPr="00C40723" w:rsidDel="00C33745">
          <w:rPr>
            <w:rFonts w:ascii="Times New Roman" w:hAnsi="Times New Roman"/>
            <w:bCs/>
          </w:rPr>
          <w:delText xml:space="preserve"> 2003), and </w:delText>
        </w:r>
      </w:del>
      <w:commentRangeEnd w:id="338"/>
      <w:r w:rsidR="00C33745">
        <w:rPr>
          <w:rStyle w:val="CommentReference"/>
          <w:szCs w:val="20"/>
        </w:rPr>
        <w:commentReference w:id="338"/>
      </w:r>
      <w:r w:rsidRPr="00C40723">
        <w:rPr>
          <w:rFonts w:ascii="Times New Roman" w:hAnsi="Times New Roman"/>
          <w:bCs/>
        </w:rPr>
        <w:t>from 2003 onwards in the entire range of the Pomeranian populatio</w:t>
      </w:r>
      <w:commentRangeStart w:id="340"/>
      <w:r w:rsidRPr="00C40723">
        <w:rPr>
          <w:rFonts w:ascii="Times New Roman" w:hAnsi="Times New Roman"/>
          <w:bCs/>
        </w:rPr>
        <w:t>n</w:t>
      </w:r>
      <w:commentRangeEnd w:id="340"/>
      <w:r w:rsidR="002B2C67">
        <w:rPr>
          <w:rStyle w:val="CommentReference"/>
          <w:szCs w:val="20"/>
        </w:rPr>
        <w:commentReference w:id="340"/>
      </w:r>
      <w:r w:rsidRPr="00C40723">
        <w:rPr>
          <w:rFonts w:ascii="Times New Roman" w:hAnsi="Times New Roman"/>
          <w:bCs/>
        </w:rPr>
        <w:t xml:space="preserve">. </w:t>
      </w:r>
      <w:del w:id="341" w:author="Jaume Badia" w:date="2025-10-03T10:44:00Z" w16du:dateUtc="2025-10-03T08:44:00Z">
        <w:r w:rsidRPr="00C40723" w:rsidDel="002B2C67">
          <w:rPr>
            <w:rFonts w:ascii="Times New Roman" w:hAnsi="Times New Roman"/>
            <w:bCs/>
          </w:rPr>
          <w:delText xml:space="preserve">In the remaining years only a subset of sites was counted each year. </w:delText>
        </w:r>
      </w:del>
    </w:p>
    <w:p w14:paraId="4E678677" w14:textId="3B65C170" w:rsidR="00A5014A" w:rsidRDefault="00DB3049" w:rsidP="00E40212">
      <w:pPr>
        <w:spacing w:after="0" w:line="480" w:lineRule="auto"/>
        <w:jc w:val="both"/>
        <w:rPr>
          <w:rFonts w:ascii="Times New Roman" w:hAnsi="Times New Roman"/>
        </w:rPr>
      </w:pPr>
      <w:commentRangeStart w:id="342"/>
      <w:r>
        <w:rPr>
          <w:rFonts w:ascii="Times New Roman" w:hAnsi="Times New Roman"/>
          <w:noProof/>
        </w:rPr>
        <w:drawing>
          <wp:inline distT="0" distB="0" distL="0" distR="0" wp14:anchorId="49BAB197" wp14:editId="52D0C66E">
            <wp:extent cx="5875361" cy="371856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9" cstate="screen">
                      <a:extLst>
                        <a:ext uri="{28A0092B-C50C-407E-A947-70E740481C1C}">
                          <a14:useLocalDpi xmlns:a14="http://schemas.microsoft.com/office/drawing/2010/main"/>
                        </a:ext>
                      </a:extLst>
                    </a:blip>
                    <a:srcRect r="1599" b="11929"/>
                    <a:stretch/>
                  </pic:blipFill>
                  <pic:spPr bwMode="auto">
                    <a:xfrm>
                      <a:off x="0" y="0"/>
                      <a:ext cx="5876078" cy="3719014"/>
                    </a:xfrm>
                    <a:prstGeom prst="rect">
                      <a:avLst/>
                    </a:prstGeom>
                    <a:ln>
                      <a:noFill/>
                    </a:ln>
                    <a:extLst>
                      <a:ext uri="{53640926-AAD7-44D8-BBD7-CCE9431645EC}">
                        <a14:shadowObscured xmlns:a14="http://schemas.microsoft.com/office/drawing/2010/main"/>
                      </a:ext>
                    </a:extLst>
                  </pic:spPr>
                </pic:pic>
              </a:graphicData>
            </a:graphic>
          </wp:inline>
        </w:drawing>
      </w:r>
      <w:commentRangeEnd w:id="342"/>
      <w:r w:rsidR="00572A94">
        <w:rPr>
          <w:rStyle w:val="CommentReference"/>
          <w:szCs w:val="20"/>
        </w:rPr>
        <w:commentReference w:id="342"/>
      </w:r>
    </w:p>
    <w:p w14:paraId="749E74AB" w14:textId="000C31F9" w:rsidR="00A5014A" w:rsidRPr="00326CB0" w:rsidRDefault="00A5014A" w:rsidP="00484A66">
      <w:pPr>
        <w:spacing w:after="0" w:line="480" w:lineRule="auto"/>
        <w:rPr>
          <w:rFonts w:ascii="Arial" w:hAnsi="Arial" w:cs="Arial"/>
          <w:sz w:val="22"/>
          <w:szCs w:val="22"/>
        </w:rPr>
      </w:pPr>
      <w:commentRangeStart w:id="343"/>
      <w:r w:rsidRPr="00326CB0">
        <w:rPr>
          <w:rFonts w:ascii="Arial" w:hAnsi="Arial" w:cs="Arial"/>
          <w:b/>
          <w:sz w:val="22"/>
          <w:szCs w:val="22"/>
        </w:rPr>
        <w:t xml:space="preserve">Fig. 1. </w:t>
      </w:r>
      <w:commentRangeEnd w:id="343"/>
      <w:r w:rsidR="00074562">
        <w:rPr>
          <w:rStyle w:val="CommentReference"/>
          <w:szCs w:val="20"/>
        </w:rPr>
        <w:commentReference w:id="343"/>
      </w:r>
      <w:r w:rsidRPr="00326CB0">
        <w:rPr>
          <w:rFonts w:ascii="Arial" w:hAnsi="Arial" w:cs="Arial"/>
          <w:sz w:val="22"/>
          <w:szCs w:val="22"/>
        </w:rPr>
        <w:t xml:space="preserve">Breeding range decline of </w:t>
      </w:r>
      <w:del w:id="344" w:author="Steffen Oppel" w:date="2025-10-07T09:28:00Z" w16du:dateUtc="2025-10-07T07:28:00Z">
        <w:r w:rsidRPr="00326CB0" w:rsidDel="008F1C50">
          <w:rPr>
            <w:rFonts w:ascii="Arial" w:hAnsi="Arial" w:cs="Arial"/>
            <w:sz w:val="22"/>
            <w:szCs w:val="22"/>
          </w:rPr>
          <w:delText xml:space="preserve">the </w:delText>
        </w:r>
      </w:del>
      <w:r w:rsidRPr="00484A66">
        <w:rPr>
          <w:rFonts w:ascii="Arial" w:hAnsi="Arial" w:cs="Arial"/>
          <w:i/>
          <w:sz w:val="22"/>
          <w:szCs w:val="22"/>
        </w:rPr>
        <w:t xml:space="preserve">Acrocephalus </w:t>
      </w:r>
      <w:proofErr w:type="spellStart"/>
      <w:r w:rsidRPr="00484A66">
        <w:rPr>
          <w:rFonts w:ascii="Arial" w:hAnsi="Arial" w:cs="Arial"/>
          <w:i/>
          <w:sz w:val="22"/>
          <w:szCs w:val="22"/>
        </w:rPr>
        <w:t>paludicola</w:t>
      </w:r>
      <w:proofErr w:type="spellEnd"/>
      <w:r w:rsidRPr="00484A66">
        <w:rPr>
          <w:rFonts w:ascii="Arial" w:hAnsi="Arial" w:cs="Arial"/>
          <w:i/>
          <w:sz w:val="22"/>
          <w:szCs w:val="22"/>
        </w:rPr>
        <w:t xml:space="preserve"> </w:t>
      </w:r>
      <w:r w:rsidRPr="00484A66">
        <w:rPr>
          <w:rFonts w:ascii="Arial" w:hAnsi="Arial" w:cs="Arial"/>
          <w:iCs/>
          <w:sz w:val="22"/>
          <w:szCs w:val="22"/>
        </w:rPr>
        <w:t>(</w:t>
      </w:r>
      <w:r w:rsidRPr="00484A66">
        <w:rPr>
          <w:rFonts w:ascii="Arial" w:hAnsi="Arial" w:cs="Arial"/>
          <w:bCs/>
          <w:sz w:val="22"/>
          <w:szCs w:val="22"/>
        </w:rPr>
        <w:t>Aquatic Warbler</w:t>
      </w:r>
      <w:del w:id="345" w:author="Steffen Oppel" w:date="2025-10-07T09:27:00Z" w16du:dateUtc="2025-10-07T07:27:00Z">
        <w:r w:rsidRPr="00484A66" w:rsidDel="008F1C50">
          <w:rPr>
            <w:rFonts w:ascii="Arial" w:hAnsi="Arial" w:cs="Arial"/>
            <w:bCs/>
            <w:sz w:val="22"/>
            <w:szCs w:val="22"/>
          </w:rPr>
          <w:delText>s</w:delText>
        </w:r>
      </w:del>
      <w:r w:rsidRPr="00484A66">
        <w:rPr>
          <w:rFonts w:ascii="Arial" w:hAnsi="Arial" w:cs="Arial"/>
          <w:bCs/>
          <w:sz w:val="22"/>
          <w:szCs w:val="22"/>
        </w:rPr>
        <w:t xml:space="preserve">) </w:t>
      </w:r>
      <w:r w:rsidRPr="00326CB0">
        <w:rPr>
          <w:rFonts w:ascii="Arial" w:hAnsi="Arial" w:cs="Arial"/>
          <w:sz w:val="22"/>
          <w:szCs w:val="22"/>
        </w:rPr>
        <w:t>in Germany and Poland and location</w:t>
      </w:r>
      <w:ins w:id="346" w:author="Susanne" w:date="2025-09-17T11:26:00Z">
        <w:r w:rsidR="006A7518">
          <w:rPr>
            <w:rFonts w:ascii="Arial" w:hAnsi="Arial" w:cs="Arial"/>
            <w:sz w:val="22"/>
            <w:szCs w:val="22"/>
          </w:rPr>
          <w:t>s</w:t>
        </w:r>
      </w:ins>
      <w:r w:rsidRPr="00326CB0">
        <w:rPr>
          <w:rFonts w:ascii="Arial" w:hAnsi="Arial" w:cs="Arial"/>
          <w:sz w:val="22"/>
          <w:szCs w:val="22"/>
        </w:rPr>
        <w:t xml:space="preserve"> of</w:t>
      </w:r>
      <w:ins w:id="347" w:author="Susanne" w:date="2025-09-17T11:26:00Z">
        <w:r w:rsidR="006A7518">
          <w:rPr>
            <w:rFonts w:ascii="Arial" w:hAnsi="Arial" w:cs="Arial"/>
            <w:sz w:val="22"/>
            <w:szCs w:val="22"/>
          </w:rPr>
          <w:t xml:space="preserve"> the core breeding population and</w:t>
        </w:r>
      </w:ins>
      <w:r w:rsidRPr="00326CB0">
        <w:rPr>
          <w:rFonts w:ascii="Arial" w:hAnsi="Arial" w:cs="Arial"/>
          <w:sz w:val="22"/>
          <w:szCs w:val="22"/>
        </w:rPr>
        <w:t xml:space="preserve"> potential release sites for </w:t>
      </w:r>
      <w:del w:id="348" w:author="Steffen Oppel" w:date="2025-10-07T09:28:00Z" w16du:dateUtc="2025-10-07T07:28:00Z">
        <w:r w:rsidRPr="00326CB0" w:rsidDel="00FD615A">
          <w:rPr>
            <w:rFonts w:ascii="Arial" w:hAnsi="Arial" w:cs="Arial"/>
            <w:sz w:val="22"/>
            <w:szCs w:val="22"/>
          </w:rPr>
          <w:delText xml:space="preserve">the </w:delText>
        </w:r>
      </w:del>
      <w:r w:rsidRPr="00326CB0">
        <w:rPr>
          <w:rFonts w:ascii="Arial" w:hAnsi="Arial" w:cs="Arial"/>
          <w:sz w:val="22"/>
          <w:szCs w:val="22"/>
        </w:rPr>
        <w:t xml:space="preserve">reinforcement </w:t>
      </w:r>
      <w:ins w:id="349" w:author="Susanne" w:date="2025-10-01T10:47:00Z">
        <w:del w:id="350" w:author="Steffen Oppel" w:date="2025-10-06T10:58:00Z" w16du:dateUtc="2025-10-06T08:58:00Z">
          <w:r w:rsidR="00EC0012" w:rsidDel="00B67689">
            <w:rPr>
              <w:rFonts w:ascii="Arial" w:hAnsi="Arial" w:cs="Arial"/>
              <w:sz w:val="22"/>
              <w:szCs w:val="22"/>
            </w:rPr>
            <w:delText xml:space="preserve">by translocation </w:delText>
          </w:r>
        </w:del>
      </w:ins>
      <w:r w:rsidRPr="00326CB0">
        <w:rPr>
          <w:rFonts w:ascii="Arial" w:hAnsi="Arial" w:cs="Arial"/>
          <w:sz w:val="22"/>
          <w:szCs w:val="22"/>
        </w:rPr>
        <w:t xml:space="preserve">of the </w:t>
      </w:r>
      <w:ins w:id="351" w:author="Susanne" w:date="2025-09-22T09:52:00Z">
        <w:r w:rsidR="00833B12">
          <w:rPr>
            <w:rFonts w:ascii="Arial" w:hAnsi="Arial" w:cs="Arial"/>
            <w:sz w:val="22"/>
            <w:szCs w:val="22"/>
          </w:rPr>
          <w:t xml:space="preserve">peripheral </w:t>
        </w:r>
      </w:ins>
      <w:r w:rsidRPr="00326CB0">
        <w:rPr>
          <w:rFonts w:ascii="Arial" w:hAnsi="Arial" w:cs="Arial"/>
          <w:sz w:val="22"/>
          <w:szCs w:val="22"/>
        </w:rPr>
        <w:t>Pomeranian population.</w:t>
      </w:r>
    </w:p>
    <w:p w14:paraId="7DEEC478" w14:textId="77777777" w:rsidR="00A5014A" w:rsidRPr="00C40723" w:rsidRDefault="00A5014A">
      <w:pPr>
        <w:spacing w:after="0" w:line="480" w:lineRule="auto"/>
        <w:jc w:val="both"/>
        <w:rPr>
          <w:rFonts w:ascii="Times New Roman" w:hAnsi="Times New Roman"/>
          <w:bCs/>
        </w:rPr>
      </w:pPr>
    </w:p>
    <w:p w14:paraId="4BF435A4" w14:textId="37AA0A5F" w:rsidR="00A5014A" w:rsidRDefault="00A5014A" w:rsidP="002B5E67">
      <w:pPr>
        <w:spacing w:after="0" w:line="480" w:lineRule="auto"/>
        <w:jc w:val="both"/>
        <w:rPr>
          <w:rFonts w:ascii="Times New Roman" w:hAnsi="Times New Roman"/>
        </w:rPr>
      </w:pPr>
      <w:r w:rsidRPr="00C40723">
        <w:rPr>
          <w:rFonts w:ascii="Times New Roman" w:hAnsi="Times New Roman"/>
          <w:bCs/>
        </w:rPr>
        <w:t xml:space="preserve">The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C40723">
        <w:rPr>
          <w:rFonts w:ascii="Times New Roman" w:hAnsi="Times New Roman"/>
          <w:bCs/>
        </w:rPr>
        <w:t xml:space="preserve">is a habitat specialist, </w:t>
      </w:r>
      <w:ins w:id="352" w:author="Steffen Oppel" w:date="2025-10-06T12:55:00Z" w16du:dateUtc="2025-10-06T10:55:00Z">
        <w:r w:rsidR="00193AD3">
          <w:rPr>
            <w:rFonts w:ascii="Times New Roman" w:hAnsi="Times New Roman"/>
            <w:bCs/>
          </w:rPr>
          <w:t>with habitat deterioration being a consequence of drainage and eutrophication</w:t>
        </w:r>
      </w:ins>
      <w:ins w:id="353" w:author="Steffen Oppel" w:date="2025-10-06T12:56:00Z" w16du:dateUtc="2025-10-06T10:56:00Z">
        <w:r w:rsidR="00347646">
          <w:rPr>
            <w:rFonts w:ascii="Times New Roman" w:hAnsi="Times New Roman"/>
            <w:bCs/>
          </w:rPr>
          <w:t xml:space="preserve">, which can be reversed by </w:t>
        </w:r>
      </w:ins>
      <w:del w:id="354" w:author="Steffen Oppel" w:date="2025-10-06T12:56:00Z" w16du:dateUtc="2025-10-06T10:56:00Z">
        <w:r w:rsidRPr="00C40723" w:rsidDel="00347646">
          <w:rPr>
            <w:rFonts w:ascii="Times New Roman" w:hAnsi="Times New Roman"/>
            <w:bCs/>
          </w:rPr>
          <w:delText xml:space="preserve">restricted to shallow inundated sedge fen </w:delText>
        </w:r>
        <w:r w:rsidRPr="00C40723" w:rsidDel="00347646">
          <w:rPr>
            <w:rFonts w:ascii="Times New Roman" w:hAnsi="Times New Roman"/>
            <w:bCs/>
          </w:rPr>
          <w:lastRenderedPageBreak/>
          <w:delText>mires with low (&lt;1 m) vegeta</w:delText>
        </w:r>
        <w:r w:rsidDel="00347646">
          <w:rPr>
            <w:rFonts w:ascii="Times New Roman" w:hAnsi="Times New Roman"/>
            <w:bCs/>
          </w:rPr>
          <w:delText>tion height (Tanneberger et al.</w:delText>
        </w:r>
        <w:r w:rsidRPr="00C40723" w:rsidDel="00347646">
          <w:rPr>
            <w:rFonts w:ascii="Times New Roman" w:hAnsi="Times New Roman"/>
            <w:bCs/>
          </w:rPr>
          <w:delText xml:space="preserve"> 2018). Due to the mainly eutrophic site conditions of the Pomeranian breeding sites, habitat maintenance depends largely on </w:delText>
        </w:r>
      </w:del>
      <w:r w:rsidRPr="00C40723">
        <w:rPr>
          <w:rFonts w:ascii="Times New Roman" w:hAnsi="Times New Roman"/>
          <w:bCs/>
        </w:rPr>
        <w:t>human management (</w:t>
      </w:r>
      <w:proofErr w:type="spellStart"/>
      <w:r w:rsidRPr="00C40723">
        <w:rPr>
          <w:rFonts w:ascii="Times New Roman" w:hAnsi="Times New Roman"/>
          <w:bCs/>
        </w:rPr>
        <w:t>Tanneberger</w:t>
      </w:r>
      <w:proofErr w:type="spellEnd"/>
      <w:r w:rsidRPr="00C40723">
        <w:rPr>
          <w:rFonts w:ascii="Times New Roman" w:hAnsi="Times New Roman"/>
          <w:bCs/>
        </w:rPr>
        <w:t xml:space="preserve"> et al. 2018). </w:t>
      </w:r>
      <w:del w:id="355" w:author="Steffen Oppel" w:date="2025-10-06T12:56:00Z" w16du:dateUtc="2025-10-06T10:56:00Z">
        <w:r w:rsidRPr="00C40723" w:rsidDel="00C52658">
          <w:rPr>
            <w:rFonts w:ascii="Times New Roman" w:hAnsi="Times New Roman"/>
            <w:bCs/>
          </w:rPr>
          <w:delText>Most deterioration in habitat quality is associated with cessation of land use, continuously late land use or further eutr</w:delText>
        </w:r>
        <w:r w:rsidDel="00C52658">
          <w:rPr>
            <w:rFonts w:ascii="Times New Roman" w:hAnsi="Times New Roman"/>
            <w:bCs/>
          </w:rPr>
          <w:delText xml:space="preserve">ophication (Tanneberger et al. </w:delText>
        </w:r>
        <w:r w:rsidRPr="00C40723" w:rsidDel="00C52658">
          <w:rPr>
            <w:rFonts w:ascii="Times New Roman" w:hAnsi="Times New Roman"/>
            <w:bCs/>
          </w:rPr>
          <w:delText xml:space="preserve">2011), making habitat suitability in Pomerania highly susceptible to changes in management. </w:delText>
        </w:r>
      </w:del>
      <w:r w:rsidRPr="00C40723">
        <w:rPr>
          <w:rFonts w:ascii="Times New Roman" w:hAnsi="Times New Roman"/>
          <w:bCs/>
        </w:rPr>
        <w:t xml:space="preserve">Despite </w:t>
      </w:r>
      <w:del w:id="356" w:author="Steffen Oppel" w:date="2025-10-06T12:56:00Z" w16du:dateUtc="2025-10-06T10:56:00Z">
        <w:r w:rsidRPr="00C40723" w:rsidDel="00C52658">
          <w:rPr>
            <w:rFonts w:ascii="Times New Roman" w:hAnsi="Times New Roman"/>
            <w:bCs/>
          </w:rPr>
          <w:delText>conservation actions, such as providing favourable habitat and locally postponing mowing during the breeding season</w:delText>
        </w:r>
      </w:del>
      <w:ins w:id="357" w:author="Steffen Oppel" w:date="2025-10-06T12:56:00Z" w16du:dateUtc="2025-10-06T10:56:00Z">
        <w:r w:rsidR="00C52658">
          <w:rPr>
            <w:rFonts w:ascii="Times New Roman" w:hAnsi="Times New Roman"/>
            <w:bCs/>
          </w:rPr>
          <w:t>habitat management</w:t>
        </w:r>
      </w:ins>
      <w:r w:rsidRPr="00C40723">
        <w:rPr>
          <w:rFonts w:ascii="Times New Roman" w:hAnsi="Times New Roman"/>
          <w:bCs/>
        </w:rPr>
        <w:t>, the Pomeranian population strongly declined during the last 30 years (Flade et al. 2018)</w:t>
      </w:r>
      <w:ins w:id="358" w:author="Steffen Oppel" w:date="2025-10-06T12:58:00Z" w16du:dateUtc="2025-10-06T10:58:00Z">
        <w:r w:rsidR="00923CFE">
          <w:rPr>
            <w:rFonts w:ascii="Times New Roman" w:hAnsi="Times New Roman"/>
            <w:bCs/>
          </w:rPr>
          <w:t>,</w:t>
        </w:r>
        <w:r w:rsidR="00E57F14">
          <w:rPr>
            <w:rFonts w:ascii="Times New Roman" w:hAnsi="Times New Roman"/>
            <w:bCs/>
          </w:rPr>
          <w:t xml:space="preserve"> which triggered the motivatio</w:t>
        </w:r>
        <w:r w:rsidR="000D2E8E">
          <w:rPr>
            <w:rFonts w:ascii="Times New Roman" w:hAnsi="Times New Roman"/>
            <w:bCs/>
          </w:rPr>
          <w:t>n to understa</w:t>
        </w:r>
      </w:ins>
      <w:ins w:id="359" w:author="Steffen Oppel" w:date="2025-10-06T12:59:00Z" w16du:dateUtc="2025-10-06T10:59:00Z">
        <w:r w:rsidR="000D2E8E">
          <w:rPr>
            <w:rFonts w:ascii="Times New Roman" w:hAnsi="Times New Roman"/>
            <w:bCs/>
          </w:rPr>
          <w:t>nd the causes of decline and reinforce the remnant population</w:t>
        </w:r>
      </w:ins>
      <w:r w:rsidRPr="00C40723">
        <w:rPr>
          <w:rFonts w:ascii="Times New Roman" w:hAnsi="Times New Roman"/>
          <w:bCs/>
        </w:rPr>
        <w:t xml:space="preserve">. </w:t>
      </w:r>
      <w:commentRangeStart w:id="360"/>
      <w:del w:id="361" w:author="Steffen Oppel" w:date="2025-10-06T13:00:00Z" w16du:dateUtc="2025-10-06T11:00:00Z">
        <w:r w:rsidRPr="00C40723" w:rsidDel="004E6B90">
          <w:rPr>
            <w:rFonts w:ascii="Times New Roman" w:hAnsi="Times New Roman"/>
            <w:bCs/>
          </w:rPr>
          <w:delText xml:space="preserve">After </w:delText>
        </w:r>
      </w:del>
      <w:ins w:id="362" w:author="Steffen Oppel" w:date="2025-10-06T13:00:00Z" w16du:dateUtc="2025-10-06T11:00:00Z">
        <w:r w:rsidR="004E6B90">
          <w:rPr>
            <w:rFonts w:ascii="Times New Roman" w:hAnsi="Times New Roman"/>
            <w:bCs/>
          </w:rPr>
          <w:t>Following</w:t>
        </w:r>
        <w:r w:rsidR="004E6B90" w:rsidRPr="00C40723">
          <w:rPr>
            <w:rFonts w:ascii="Times New Roman" w:hAnsi="Times New Roman"/>
            <w:bCs/>
          </w:rPr>
          <w:t xml:space="preserve"> </w:t>
        </w:r>
      </w:ins>
      <w:r w:rsidRPr="00C40723">
        <w:rPr>
          <w:rFonts w:ascii="Times New Roman" w:hAnsi="Times New Roman"/>
          <w:bCs/>
        </w:rPr>
        <w:t xml:space="preserve">a </w:t>
      </w:r>
      <w:ins w:id="363" w:author="Steffen Oppel" w:date="2025-10-06T13:00:00Z" w16du:dateUtc="2025-10-06T11:00:00Z">
        <w:r w:rsidR="004E6B90">
          <w:rPr>
            <w:rFonts w:ascii="Times New Roman" w:hAnsi="Times New Roman"/>
            <w:bCs/>
          </w:rPr>
          <w:t xml:space="preserve">successful </w:t>
        </w:r>
      </w:ins>
      <w:r w:rsidRPr="00C40723">
        <w:rPr>
          <w:rFonts w:ascii="Times New Roman" w:hAnsi="Times New Roman"/>
          <w:bCs/>
        </w:rPr>
        <w:t xml:space="preserve">pilot study </w:t>
      </w:r>
      <w:del w:id="364" w:author="Steffen Oppel" w:date="2025-10-06T13:00:00Z" w16du:dateUtc="2025-10-06T11:00:00Z">
        <w:r w:rsidRPr="00C40723" w:rsidDel="004E6B90">
          <w:rPr>
            <w:rFonts w:ascii="Times New Roman" w:hAnsi="Times New Roman"/>
            <w:bCs/>
          </w:rPr>
          <w:delText>demonstrated the successful translocation of</w:delText>
        </w:r>
      </w:del>
      <w:ins w:id="365" w:author="Susanne" w:date="2025-09-16T14:16:00Z">
        <w:del w:id="366" w:author="Steffen Oppel" w:date="2025-10-06T13:00:00Z" w16du:dateUtc="2025-10-06T11:00:00Z">
          <w:r w:rsidR="006F73E7" w:rsidDel="004E6B90">
            <w:rPr>
              <w:rFonts w:ascii="Times New Roman" w:hAnsi="Times New Roman"/>
              <w:bCs/>
            </w:rPr>
            <w:delText xml:space="preserve"> 100</w:delText>
          </w:r>
        </w:del>
      </w:ins>
      <w:del w:id="367" w:author="Steffen Oppel" w:date="2025-10-06T13:00:00Z" w16du:dateUtc="2025-10-06T11:00:00Z">
        <w:r w:rsidRPr="00C40723" w:rsidDel="004E6B90">
          <w:rPr>
            <w:rFonts w:ascii="Times New Roman" w:hAnsi="Times New Roman"/>
            <w:bCs/>
          </w:rPr>
          <w:delText xml:space="preserve"> </w:delText>
        </w:r>
        <w:r w:rsidRPr="00391AB0" w:rsidDel="004E6B90">
          <w:rPr>
            <w:rFonts w:ascii="Times New Roman" w:hAnsi="Times New Roman"/>
            <w:i/>
          </w:rPr>
          <w:delText xml:space="preserve">Acrocephalus paludicola </w:delText>
        </w:r>
        <w:r w:rsidRPr="00C40723" w:rsidDel="004E6B90">
          <w:rPr>
            <w:rFonts w:ascii="Times New Roman" w:hAnsi="Times New Roman"/>
            <w:bCs/>
          </w:rPr>
          <w:delText>chicks from Belarus to Lithuania</w:delText>
        </w:r>
      </w:del>
      <w:ins w:id="368" w:author="Susanne" w:date="2025-10-02T10:49:00Z">
        <w:del w:id="369" w:author="Steffen Oppel" w:date="2025-10-06T13:00:00Z" w16du:dateUtc="2025-10-06T11:00:00Z">
          <w:r w:rsidR="00EF47F7" w:rsidDel="004E6B90">
            <w:rPr>
              <w:rFonts w:ascii="Times New Roman" w:hAnsi="Times New Roman"/>
              <w:bCs/>
            </w:rPr>
            <w:delText xml:space="preserve"> with promising return rates of 12%-22%</w:delText>
          </w:r>
          <w:r w:rsidR="00811708" w:rsidDel="004E6B90">
            <w:rPr>
              <w:rFonts w:ascii="Times New Roman" w:hAnsi="Times New Roman"/>
              <w:bCs/>
            </w:rPr>
            <w:delText xml:space="preserve"> to the release site</w:delText>
          </w:r>
        </w:del>
      </w:ins>
      <w:del w:id="370" w:author="Steffen Oppel" w:date="2025-10-06T13:00:00Z" w16du:dateUtc="2025-10-06T11:00:00Z">
        <w:r w:rsidRPr="00C40723" w:rsidDel="004E6B90">
          <w:rPr>
            <w:rFonts w:ascii="Times New Roman" w:hAnsi="Times New Roman"/>
            <w:bCs/>
          </w:rPr>
          <w:delText xml:space="preserve"> </w:delText>
        </w:r>
      </w:del>
      <w:r w:rsidRPr="00C40723">
        <w:rPr>
          <w:rFonts w:ascii="Times New Roman" w:hAnsi="Times New Roman"/>
          <w:bCs/>
        </w:rPr>
        <w:t>(</w:t>
      </w:r>
      <w:ins w:id="371" w:author="Steffen Oppel" w:date="2025-10-06T13:07:00Z" w16du:dateUtc="2025-10-06T11:07:00Z">
        <w:r w:rsidR="001F3E33">
          <w:rPr>
            <w:rFonts w:ascii="Times New Roman" w:hAnsi="Times New Roman"/>
            <w:bCs/>
          </w:rPr>
          <w:t>12-22% of 100 translocated</w:t>
        </w:r>
      </w:ins>
      <w:ins w:id="372" w:author="Steffen Oppel" w:date="2025-10-06T13:08:00Z" w16du:dateUtc="2025-10-06T11:08:00Z">
        <w:r w:rsidR="00E9497B">
          <w:rPr>
            <w:rFonts w:ascii="Times New Roman" w:hAnsi="Times New Roman"/>
            <w:bCs/>
          </w:rPr>
          <w:t xml:space="preserve"> chicks returned after their first year, </w:t>
        </w:r>
      </w:ins>
      <w:proofErr w:type="spellStart"/>
      <w:r w:rsidRPr="00C40723">
        <w:rPr>
          <w:rFonts w:ascii="Times New Roman" w:hAnsi="Times New Roman"/>
          <w:bCs/>
        </w:rPr>
        <w:t>Morkvėnas</w:t>
      </w:r>
      <w:proofErr w:type="spellEnd"/>
      <w:r w:rsidRPr="00C40723">
        <w:rPr>
          <w:rFonts w:ascii="Times New Roman" w:hAnsi="Times New Roman"/>
          <w:bCs/>
        </w:rPr>
        <w:t xml:space="preserve"> et al. 2025</w:t>
      </w:r>
      <w:r>
        <w:rPr>
          <w:rFonts w:ascii="Times New Roman" w:hAnsi="Times New Roman"/>
        </w:rPr>
        <w:t xml:space="preserve">), the reinforcement of the Pomeranian population started </w:t>
      </w:r>
      <w:del w:id="373" w:author="Steffen Oppel" w:date="2025-10-06T13:00:00Z" w16du:dateUtc="2025-10-06T11:00:00Z">
        <w:r w:rsidDel="00363661">
          <w:rPr>
            <w:rFonts w:ascii="Times New Roman" w:hAnsi="Times New Roman"/>
          </w:rPr>
          <w:delText>with the first translocation</w:delText>
        </w:r>
      </w:del>
      <w:ins w:id="374" w:author="Susanne" w:date="2025-09-16T14:17:00Z">
        <w:del w:id="375" w:author="Steffen Oppel" w:date="2025-10-06T13:00:00Z" w16du:dateUtc="2025-10-06T11:00:00Z">
          <w:r w:rsidR="006F73E7" w:rsidDel="00363661">
            <w:rPr>
              <w:rFonts w:ascii="Times New Roman" w:hAnsi="Times New Roman"/>
            </w:rPr>
            <w:delText xml:space="preserve"> of 50 chicks</w:delText>
          </w:r>
        </w:del>
      </w:ins>
      <w:del w:id="376" w:author="Steffen Oppel" w:date="2025-10-06T13:00:00Z" w16du:dateUtc="2025-10-06T11:00:00Z">
        <w:r w:rsidDel="00363661">
          <w:rPr>
            <w:rFonts w:ascii="Times New Roman" w:hAnsi="Times New Roman"/>
          </w:rPr>
          <w:delText xml:space="preserve"> from </w:delText>
        </w:r>
      </w:del>
      <w:ins w:id="377" w:author="Susanne" w:date="2025-10-02T10:47:00Z">
        <w:del w:id="378" w:author="Steffen Oppel" w:date="2025-10-06T13:00:00Z" w16du:dateUtc="2025-10-06T11:00:00Z">
          <w:r w:rsidR="00EF47F7" w:rsidDel="00363661">
            <w:rPr>
              <w:rFonts w:ascii="Times New Roman" w:hAnsi="Times New Roman"/>
            </w:rPr>
            <w:delText xml:space="preserve">a </w:delText>
          </w:r>
        </w:del>
      </w:ins>
      <w:del w:id="379" w:author="Steffen Oppel" w:date="2025-10-06T13:00:00Z" w16du:dateUtc="2025-10-06T11:00:00Z">
        <w:r w:rsidDel="00363661">
          <w:rPr>
            <w:rFonts w:ascii="Times New Roman" w:hAnsi="Times New Roman"/>
          </w:rPr>
          <w:delText xml:space="preserve">core breeding sites in eastern Poland </w:delText>
        </w:r>
      </w:del>
      <w:ins w:id="380" w:author="Susanne" w:date="2025-10-02T10:47:00Z">
        <w:del w:id="381" w:author="Steffen Oppel" w:date="2025-10-06T13:00:00Z" w16du:dateUtc="2025-10-06T11:00:00Z">
          <w:r w:rsidR="00EF47F7" w:rsidDel="00363661">
            <w:rPr>
              <w:rFonts w:ascii="Times New Roman" w:hAnsi="Times New Roman"/>
            </w:rPr>
            <w:delText xml:space="preserve">that </w:delText>
          </w:r>
        </w:del>
      </w:ins>
      <w:ins w:id="382" w:author="Susanne" w:date="2025-10-02T10:43:00Z">
        <w:del w:id="383" w:author="Steffen Oppel" w:date="2025-10-06T13:00:00Z" w16du:dateUtc="2025-10-06T11:00:00Z">
          <w:r w:rsidR="00EF47F7" w:rsidDel="00363661">
            <w:rPr>
              <w:rFonts w:ascii="Times New Roman" w:hAnsi="Times New Roman"/>
            </w:rPr>
            <w:delText>hold</w:delText>
          </w:r>
        </w:del>
      </w:ins>
      <w:ins w:id="384" w:author="Susanne" w:date="2025-10-02T10:47:00Z">
        <w:del w:id="385" w:author="Steffen Oppel" w:date="2025-10-06T13:00:00Z" w16du:dateUtc="2025-10-06T11:00:00Z">
          <w:r w:rsidR="00EF47F7" w:rsidDel="00363661">
            <w:rPr>
              <w:rFonts w:ascii="Times New Roman" w:hAnsi="Times New Roman"/>
            </w:rPr>
            <w:delText>s</w:delText>
          </w:r>
        </w:del>
      </w:ins>
      <w:ins w:id="386" w:author="Susanne" w:date="2025-10-02T10:42:00Z">
        <w:del w:id="387" w:author="Steffen Oppel" w:date="2025-10-06T13:00:00Z" w16du:dateUtc="2025-10-06T11:00:00Z">
          <w:r w:rsidR="00EF47F7" w:rsidDel="00363661">
            <w:rPr>
              <w:rFonts w:ascii="Times New Roman" w:hAnsi="Times New Roman"/>
            </w:rPr>
            <w:delText xml:space="preserve"> a po</w:delText>
          </w:r>
        </w:del>
      </w:ins>
      <w:ins w:id="388" w:author="Susanne" w:date="2025-10-02T10:43:00Z">
        <w:del w:id="389" w:author="Steffen Oppel" w:date="2025-10-06T13:00:00Z" w16du:dateUtc="2025-10-06T11:00:00Z">
          <w:r w:rsidR="00EF47F7" w:rsidDel="00363661">
            <w:rPr>
              <w:rFonts w:ascii="Times New Roman" w:hAnsi="Times New Roman"/>
            </w:rPr>
            <w:delText>pulation of ~</w:delText>
          </w:r>
        </w:del>
      </w:ins>
      <w:ins w:id="390" w:author="Susanne" w:date="2025-10-02T10:42:00Z">
        <w:del w:id="391" w:author="Steffen Oppel" w:date="2025-10-06T13:00:00Z" w16du:dateUtc="2025-10-06T11:00:00Z">
          <w:r w:rsidR="00EF47F7" w:rsidDel="00363661">
            <w:rPr>
              <w:rFonts w:ascii="Times New Roman" w:hAnsi="Times New Roman"/>
            </w:rPr>
            <w:delText>2.</w:delText>
          </w:r>
        </w:del>
      </w:ins>
      <w:ins w:id="392" w:author="Susanne" w:date="2025-10-02T10:44:00Z">
        <w:del w:id="393" w:author="Steffen Oppel" w:date="2025-10-06T13:00:00Z" w16du:dateUtc="2025-10-06T11:00:00Z">
          <w:r w:rsidR="00EF47F7" w:rsidDel="00363661">
            <w:rPr>
              <w:rFonts w:ascii="Times New Roman" w:hAnsi="Times New Roman"/>
            </w:rPr>
            <w:delText>5</w:delText>
          </w:r>
        </w:del>
      </w:ins>
      <w:ins w:id="394" w:author="Susanne" w:date="2025-10-02T10:42:00Z">
        <w:del w:id="395" w:author="Steffen Oppel" w:date="2025-10-06T13:00:00Z" w16du:dateUtc="2025-10-06T11:00:00Z">
          <w:r w:rsidR="00EF47F7" w:rsidDel="00363661">
            <w:rPr>
              <w:rFonts w:ascii="Times New Roman" w:hAnsi="Times New Roman"/>
            </w:rPr>
            <w:delText xml:space="preserve">00 singing males </w:delText>
          </w:r>
        </w:del>
      </w:ins>
      <w:del w:id="396" w:author="Steffen Oppel" w:date="2025-10-06T13:00:00Z" w16du:dateUtc="2025-10-06T11:00:00Z">
        <w:r w:rsidDel="00363661">
          <w:rPr>
            <w:rFonts w:ascii="Times New Roman" w:hAnsi="Times New Roman"/>
          </w:rPr>
          <w:delText xml:space="preserve">(Biebrza National Park) to northwestern Poland (Rozwarowo Marshes) </w:delText>
        </w:r>
      </w:del>
      <w:r>
        <w:rPr>
          <w:rFonts w:ascii="Times New Roman" w:hAnsi="Times New Roman"/>
        </w:rPr>
        <w:t>in 2023</w:t>
      </w:r>
      <w:ins w:id="397" w:author="Susanne" w:date="2025-09-16T14:17:00Z">
        <w:r w:rsidR="006F73E7">
          <w:rPr>
            <w:rFonts w:ascii="Times New Roman" w:hAnsi="Times New Roman"/>
          </w:rPr>
          <w:t xml:space="preserve"> </w:t>
        </w:r>
        <w:del w:id="398" w:author="Steffen Oppel" w:date="2025-10-06T13:00:00Z" w16du:dateUtc="2025-10-06T11:00:00Z">
          <w:r w:rsidR="006F73E7" w:rsidDel="00363661">
            <w:rPr>
              <w:rFonts w:ascii="Times New Roman" w:hAnsi="Times New Roman"/>
            </w:rPr>
            <w:delText>(Fig. 1)</w:delText>
          </w:r>
        </w:del>
      </w:ins>
      <w:del w:id="399" w:author="Steffen Oppel" w:date="2025-10-06T13:00:00Z" w16du:dateUtc="2025-10-06T11:00:00Z">
        <w:r w:rsidDel="00363661">
          <w:rPr>
            <w:rFonts w:ascii="Times New Roman" w:hAnsi="Times New Roman"/>
          </w:rPr>
          <w:delText xml:space="preserve">. </w:delText>
        </w:r>
        <w:commentRangeEnd w:id="360"/>
        <w:r w:rsidR="00074562" w:rsidDel="00363661">
          <w:rPr>
            <w:rStyle w:val="CommentReference"/>
            <w:szCs w:val="20"/>
          </w:rPr>
          <w:commentReference w:id="360"/>
        </w:r>
        <w:r w:rsidDel="00363661">
          <w:rPr>
            <w:rFonts w:ascii="Times New Roman" w:hAnsi="Times New Roman"/>
          </w:rPr>
          <w:delText>F</w:delText>
        </w:r>
      </w:del>
      <w:ins w:id="400" w:author="Steffen Oppel" w:date="2025-10-06T13:00:00Z" w16du:dateUtc="2025-10-06T11:00:00Z">
        <w:r w:rsidR="00363661">
          <w:rPr>
            <w:rFonts w:ascii="Times New Roman" w:hAnsi="Times New Roman"/>
          </w:rPr>
          <w:t>and f</w:t>
        </w:r>
      </w:ins>
      <w:r>
        <w:rPr>
          <w:rFonts w:ascii="Times New Roman" w:hAnsi="Times New Roman"/>
        </w:rPr>
        <w:t xml:space="preserve">urther translocations to former and suitable breeding sites within the Pomeranian population range (Fig. 1) are planned </w:t>
      </w:r>
      <w:del w:id="401" w:author="Steffen Oppel" w:date="2025-10-06T13:01:00Z" w16du:dateUtc="2025-10-06T11:01:00Z">
        <w:r w:rsidDel="00363661">
          <w:rPr>
            <w:rFonts w:ascii="Times New Roman" w:hAnsi="Times New Roman"/>
          </w:rPr>
          <w:delText>during the following years</w:delText>
        </w:r>
      </w:del>
      <w:ins w:id="402" w:author="Steffen Oppel" w:date="2025-10-06T13:01:00Z" w16du:dateUtc="2025-10-06T11:01:00Z">
        <w:r w:rsidR="00363661">
          <w:rPr>
            <w:rFonts w:ascii="Times New Roman" w:hAnsi="Times New Roman"/>
          </w:rPr>
          <w:t>between 2025 and 2028</w:t>
        </w:r>
      </w:ins>
      <w:r>
        <w:rPr>
          <w:rFonts w:ascii="Times New Roman" w:hAnsi="Times New Roman"/>
        </w:rPr>
        <w:t xml:space="preserve"> (within </w:t>
      </w:r>
      <w:del w:id="403" w:author="Susanne" w:date="2025-10-01T16:47:00Z">
        <w:r w:rsidDel="00E52B76">
          <w:rPr>
            <w:rFonts w:ascii="Times New Roman" w:hAnsi="Times New Roman"/>
          </w:rPr>
          <w:delText>a large-scale</w:delText>
        </w:r>
      </w:del>
      <w:ins w:id="404" w:author="Susanne" w:date="2025-10-01T16:47:00Z">
        <w:r w:rsidR="00E52B76">
          <w:rPr>
            <w:rFonts w:ascii="Times New Roman" w:hAnsi="Times New Roman"/>
          </w:rPr>
          <w:t>the</w:t>
        </w:r>
      </w:ins>
      <w:r>
        <w:rPr>
          <w:rFonts w:ascii="Times New Roman" w:hAnsi="Times New Roman"/>
        </w:rPr>
        <w:t xml:space="preserve"> EU-funded </w:t>
      </w:r>
      <w:del w:id="405" w:author="Susanne" w:date="2025-10-02T10:45:00Z">
        <w:r w:rsidDel="00EF47F7">
          <w:rPr>
            <w:rFonts w:ascii="Times New Roman" w:hAnsi="Times New Roman"/>
          </w:rPr>
          <w:delText xml:space="preserve">conservation </w:delText>
        </w:r>
      </w:del>
      <w:ins w:id="406" w:author="Susanne" w:date="2025-10-02T10:45:00Z">
        <w:r w:rsidR="00EF47F7">
          <w:rPr>
            <w:rFonts w:ascii="Times New Roman" w:hAnsi="Times New Roman"/>
          </w:rPr>
          <w:t xml:space="preserve">LIFE4AquaticWarbler </w:t>
        </w:r>
      </w:ins>
      <w:r>
        <w:rPr>
          <w:rFonts w:ascii="Times New Roman" w:hAnsi="Times New Roman"/>
        </w:rPr>
        <w:t>project)</w:t>
      </w:r>
      <w:ins w:id="407" w:author="Steffen Oppel" w:date="2025-10-06T13:01:00Z" w16du:dateUtc="2025-10-06T11:01:00Z">
        <w:r w:rsidR="00AD3F4D">
          <w:rPr>
            <w:rFonts w:ascii="Times New Roman" w:hAnsi="Times New Roman"/>
          </w:rPr>
          <w:t>. T</w:t>
        </w:r>
      </w:ins>
      <w:del w:id="408" w:author="Steffen Oppel" w:date="2025-10-06T13:01:00Z" w16du:dateUtc="2025-10-06T11:01:00Z">
        <w:r w:rsidDel="00AD3F4D">
          <w:rPr>
            <w:rFonts w:ascii="Times New Roman" w:hAnsi="Times New Roman"/>
          </w:rPr>
          <w:delText>, with t</w:delText>
        </w:r>
      </w:del>
      <w:r>
        <w:rPr>
          <w:rFonts w:ascii="Times New Roman" w:hAnsi="Times New Roman"/>
        </w:rPr>
        <w:t xml:space="preserve">he ultimate aim </w:t>
      </w:r>
      <w:ins w:id="409" w:author="Steffen Oppel" w:date="2025-10-06T13:01:00Z" w16du:dateUtc="2025-10-06T11:01:00Z">
        <w:r w:rsidR="00AD3F4D">
          <w:rPr>
            <w:rFonts w:ascii="Times New Roman" w:hAnsi="Times New Roman"/>
          </w:rPr>
          <w:t xml:space="preserve">of this project is </w:t>
        </w:r>
      </w:ins>
      <w:r>
        <w:rPr>
          <w:rFonts w:ascii="Times New Roman" w:hAnsi="Times New Roman"/>
        </w:rPr>
        <w:t xml:space="preserve">to </w:t>
      </w:r>
      <w:ins w:id="410" w:author="Steffen Oppel" w:date="2025-10-06T13:01:00Z" w16du:dateUtc="2025-10-06T11:01:00Z">
        <w:r w:rsidR="00AD3F4D">
          <w:rPr>
            <w:rFonts w:ascii="Times New Roman" w:hAnsi="Times New Roman"/>
          </w:rPr>
          <w:t>re-</w:t>
        </w:r>
      </w:ins>
      <w:r>
        <w:rPr>
          <w:rFonts w:ascii="Times New Roman" w:hAnsi="Times New Roman"/>
        </w:rPr>
        <w:t>establish a population of at least 56 singing males (100 adult individuals), which can be considered a minimum number for a viable population without fitness limitations (Frankham et al. 2014).</w:t>
      </w:r>
    </w:p>
    <w:p w14:paraId="72BAACC4" w14:textId="77777777" w:rsidR="00A5014A" w:rsidRDefault="00A5014A">
      <w:pPr>
        <w:spacing w:after="0" w:line="480" w:lineRule="auto"/>
        <w:rPr>
          <w:ins w:id="411" w:author="Jaume Badia" w:date="2025-10-03T11:05:00Z" w16du:dateUtc="2025-10-03T09:05:00Z"/>
          <w:rFonts w:ascii="Times New Roman" w:hAnsi="Times New Roman"/>
          <w:b/>
        </w:rPr>
      </w:pPr>
    </w:p>
    <w:p w14:paraId="513BE51F" w14:textId="556AC20C" w:rsidR="002D5B30" w:rsidRDefault="002D5B30">
      <w:pPr>
        <w:spacing w:after="0" w:line="480" w:lineRule="auto"/>
        <w:rPr>
          <w:ins w:id="412" w:author="Jaume Badia" w:date="2025-10-03T11:05:00Z" w16du:dateUtc="2025-10-03T09:05:00Z"/>
          <w:rFonts w:ascii="Times New Roman" w:hAnsi="Times New Roman"/>
          <w:b/>
        </w:rPr>
      </w:pPr>
      <w:ins w:id="413" w:author="Jaume Badia" w:date="2025-10-03T11:05:00Z" w16du:dateUtc="2025-10-03T09:05:00Z">
        <w:r>
          <w:rPr>
            <w:rFonts w:ascii="Times New Roman" w:hAnsi="Times New Roman"/>
            <w:b/>
          </w:rPr>
          <w:t>Integrated Population Model</w:t>
        </w:r>
      </w:ins>
      <w:ins w:id="414" w:author="Steffen Oppel" w:date="2025-10-06T13:28:00Z" w16du:dateUtc="2025-10-06T11:28:00Z">
        <w:r w:rsidR="00780216">
          <w:rPr>
            <w:rFonts w:ascii="Times New Roman" w:hAnsi="Times New Roman"/>
            <w:b/>
          </w:rPr>
          <w:t xml:space="preserve"> to estimate population </w:t>
        </w:r>
      </w:ins>
      <w:ins w:id="415" w:author="Steffen Oppel" w:date="2025-10-06T13:29:00Z" w16du:dateUtc="2025-10-06T11:29:00Z">
        <w:r w:rsidR="00780216">
          <w:rPr>
            <w:rFonts w:ascii="Times New Roman" w:hAnsi="Times New Roman"/>
            <w:b/>
          </w:rPr>
          <w:t>growth rate</w:t>
        </w:r>
      </w:ins>
    </w:p>
    <w:p w14:paraId="49B5AB74" w14:textId="2451142F" w:rsidR="000E0840" w:rsidRDefault="001C05FF" w:rsidP="00A25E63">
      <w:pPr>
        <w:spacing w:after="0" w:line="480" w:lineRule="auto"/>
        <w:rPr>
          <w:ins w:id="416" w:author="Jaume Badia" w:date="2025-10-03T13:29:00Z" w16du:dateUtc="2025-10-03T11:29:00Z"/>
          <w:rFonts w:ascii="Times New Roman" w:hAnsi="Times New Roman"/>
        </w:rPr>
      </w:pPr>
      <w:ins w:id="417" w:author="Jaume Badia" w:date="2025-10-03T11:05:00Z" w16du:dateUtc="2025-10-03T09:05:00Z">
        <w:r>
          <w:rPr>
            <w:rFonts w:ascii="Times New Roman" w:hAnsi="Times New Roman"/>
            <w:bCs/>
          </w:rPr>
          <w:t xml:space="preserve">We estimated demographic parameters and population dynamics of </w:t>
        </w:r>
      </w:ins>
      <w:ins w:id="418" w:author="Jaume Badia" w:date="2025-10-03T11:06:00Z" w16du:dateUtc="2025-10-03T09:06:00Z">
        <w:r>
          <w:rPr>
            <w:rFonts w:ascii="Times New Roman" w:hAnsi="Times New Roman"/>
            <w:bCs/>
          </w:rPr>
          <w:t xml:space="preserve">the Pomeranian </w:t>
        </w:r>
        <w:r>
          <w:rPr>
            <w:rFonts w:ascii="Times New Roman" w:hAnsi="Times New Roman"/>
            <w:bCs/>
            <w:i/>
            <w:iCs/>
          </w:rPr>
          <w:t xml:space="preserve">Acrocephalus </w:t>
        </w:r>
        <w:proofErr w:type="spellStart"/>
        <w:r>
          <w:rPr>
            <w:rFonts w:ascii="Times New Roman" w:hAnsi="Times New Roman"/>
            <w:bCs/>
            <w:i/>
            <w:iCs/>
          </w:rPr>
          <w:t>paludicola</w:t>
        </w:r>
        <w:proofErr w:type="spellEnd"/>
        <w:r>
          <w:rPr>
            <w:rFonts w:ascii="Times New Roman" w:hAnsi="Times New Roman"/>
            <w:bCs/>
          </w:rPr>
          <w:t xml:space="preserve"> population</w:t>
        </w:r>
      </w:ins>
      <w:ins w:id="419" w:author="Jaume Badia" w:date="2025-10-03T11:45:00Z" w16du:dateUtc="2025-10-03T09:45:00Z">
        <w:r w:rsidR="001977A3">
          <w:rPr>
            <w:rFonts w:ascii="Times New Roman" w:hAnsi="Times New Roman"/>
            <w:bCs/>
          </w:rPr>
          <w:t xml:space="preserve"> by jointly analyzing productivity, mark-resighting, and population count </w:t>
        </w:r>
        <w:r w:rsidR="001977A3">
          <w:rPr>
            <w:rFonts w:ascii="Times New Roman" w:hAnsi="Times New Roman"/>
            <w:bCs/>
          </w:rPr>
          <w:lastRenderedPageBreak/>
          <w:t xml:space="preserve">data in an </w:t>
        </w:r>
      </w:ins>
      <w:ins w:id="420" w:author="Steffen Oppel" w:date="2025-10-06T13:02:00Z" w16du:dateUtc="2025-10-06T11:02:00Z">
        <w:r w:rsidR="009B7EC5">
          <w:rPr>
            <w:rFonts w:ascii="Times New Roman" w:hAnsi="Times New Roman"/>
            <w:bCs/>
          </w:rPr>
          <w:t>i</w:t>
        </w:r>
      </w:ins>
      <w:ins w:id="421" w:author="Jaume Badia" w:date="2025-10-03T11:06:00Z" w16du:dateUtc="2025-10-03T09:06:00Z">
        <w:del w:id="422" w:author="Steffen Oppel" w:date="2025-10-06T13:02:00Z" w16du:dateUtc="2025-10-06T11:02:00Z">
          <w:r w:rsidDel="009B7EC5">
            <w:rPr>
              <w:rFonts w:ascii="Times New Roman" w:hAnsi="Times New Roman"/>
              <w:bCs/>
            </w:rPr>
            <w:delText>I</w:delText>
          </w:r>
        </w:del>
        <w:r>
          <w:rPr>
            <w:rFonts w:ascii="Times New Roman" w:hAnsi="Times New Roman"/>
            <w:bCs/>
          </w:rPr>
          <w:t xml:space="preserve">ntegrated </w:t>
        </w:r>
      </w:ins>
      <w:ins w:id="423" w:author="Steffen Oppel" w:date="2025-10-06T13:02:00Z" w16du:dateUtc="2025-10-06T11:02:00Z">
        <w:r w:rsidR="009B7EC5">
          <w:rPr>
            <w:rFonts w:ascii="Times New Roman" w:hAnsi="Times New Roman"/>
            <w:bCs/>
          </w:rPr>
          <w:t>p</w:t>
        </w:r>
      </w:ins>
      <w:ins w:id="424" w:author="Jaume Badia" w:date="2025-10-03T11:06:00Z" w16du:dateUtc="2025-10-03T09:06:00Z">
        <w:del w:id="425" w:author="Steffen Oppel" w:date="2025-10-06T13:02:00Z" w16du:dateUtc="2025-10-06T11:02:00Z">
          <w:r w:rsidDel="009B7EC5">
            <w:rPr>
              <w:rFonts w:ascii="Times New Roman" w:hAnsi="Times New Roman"/>
              <w:bCs/>
            </w:rPr>
            <w:delText>P</w:delText>
          </w:r>
        </w:del>
        <w:r>
          <w:rPr>
            <w:rFonts w:ascii="Times New Roman" w:hAnsi="Times New Roman"/>
            <w:bCs/>
          </w:rPr>
          <w:t xml:space="preserve">opulation </w:t>
        </w:r>
      </w:ins>
      <w:ins w:id="426" w:author="Steffen Oppel" w:date="2025-10-06T13:02:00Z" w16du:dateUtc="2025-10-06T11:02:00Z">
        <w:r w:rsidR="009B7EC5">
          <w:rPr>
            <w:rFonts w:ascii="Times New Roman" w:hAnsi="Times New Roman"/>
            <w:bCs/>
          </w:rPr>
          <w:t>m</w:t>
        </w:r>
      </w:ins>
      <w:ins w:id="427" w:author="Jaume Badia" w:date="2025-10-03T11:06:00Z" w16du:dateUtc="2025-10-03T09:06:00Z">
        <w:del w:id="428" w:author="Steffen Oppel" w:date="2025-10-06T13:02:00Z" w16du:dateUtc="2025-10-06T11:02:00Z">
          <w:r w:rsidDel="009B7EC5">
            <w:rPr>
              <w:rFonts w:ascii="Times New Roman" w:hAnsi="Times New Roman"/>
              <w:bCs/>
            </w:rPr>
            <w:delText>M</w:delText>
          </w:r>
        </w:del>
        <w:r>
          <w:rPr>
            <w:rFonts w:ascii="Times New Roman" w:hAnsi="Times New Roman"/>
            <w:bCs/>
          </w:rPr>
          <w:t>odel</w:t>
        </w:r>
      </w:ins>
      <w:ins w:id="429" w:author="Jaume Badia" w:date="2025-10-03T11:07:00Z" w16du:dateUtc="2025-10-03T09:07:00Z">
        <w:r w:rsidR="0042361D">
          <w:rPr>
            <w:rFonts w:ascii="Times New Roman" w:hAnsi="Times New Roman"/>
            <w:bCs/>
          </w:rPr>
          <w:t xml:space="preserve"> (IPM)</w:t>
        </w:r>
      </w:ins>
      <w:ins w:id="430" w:author="Jaume Badia" w:date="2025-10-03T11:06:00Z" w16du:dateUtc="2025-10-03T09:06:00Z">
        <w:r w:rsidR="0042361D">
          <w:rPr>
            <w:rFonts w:ascii="Times New Roman" w:hAnsi="Times New Roman"/>
            <w:bCs/>
          </w:rPr>
          <w:t xml:space="preserve">. </w:t>
        </w:r>
      </w:ins>
      <w:ins w:id="431" w:author="Jaume Badia" w:date="2025-10-03T11:11:00Z" w16du:dateUtc="2025-10-03T09:11:00Z">
        <w:r w:rsidR="00B16F05">
          <w:rPr>
            <w:rFonts w:ascii="Times New Roman" w:hAnsi="Times New Roman"/>
            <w:bCs/>
          </w:rPr>
          <w:t xml:space="preserve">The </w:t>
        </w:r>
        <w:del w:id="432" w:author="Steffen Oppel" w:date="2025-10-06T13:02:00Z" w16du:dateUtc="2025-10-06T11:02:00Z">
          <w:r w:rsidR="00B16F05" w:rsidDel="00765E85">
            <w:rPr>
              <w:rFonts w:ascii="Times New Roman" w:hAnsi="Times New Roman"/>
              <w:bCs/>
            </w:rPr>
            <w:delText xml:space="preserve">core of our </w:delText>
          </w:r>
        </w:del>
        <w:r w:rsidR="00B16F05">
          <w:rPr>
            <w:rFonts w:ascii="Times New Roman" w:hAnsi="Times New Roman"/>
            <w:bCs/>
          </w:rPr>
          <w:t xml:space="preserve">IPM was </w:t>
        </w:r>
        <w:del w:id="433" w:author="Steffen Oppel" w:date="2025-10-06T13:03:00Z" w16du:dateUtc="2025-10-06T11:03:00Z">
          <w:r w:rsidR="00B16F05" w:rsidDel="00765E85">
            <w:rPr>
              <w:rFonts w:ascii="Times New Roman" w:hAnsi="Times New Roman"/>
              <w:bCs/>
            </w:rPr>
            <w:delText>a</w:delText>
          </w:r>
        </w:del>
      </w:ins>
      <w:ins w:id="434" w:author="Jaume Badia" w:date="2025-10-03T13:51:00Z" w16du:dateUtc="2025-10-03T11:51:00Z">
        <w:del w:id="435" w:author="Steffen Oppel" w:date="2025-10-06T13:03:00Z" w16du:dateUtc="2025-10-06T11:03:00Z">
          <w:r w:rsidR="007F41DD" w:rsidDel="00765E85">
            <w:rPr>
              <w:rFonts w:ascii="Times New Roman" w:hAnsi="Times New Roman"/>
              <w:bCs/>
            </w:rPr>
            <w:delText xml:space="preserve"> state-space mo</w:delText>
          </w:r>
        </w:del>
      </w:ins>
      <w:ins w:id="436" w:author="Jaume Badia" w:date="2025-10-03T13:52:00Z" w16du:dateUtc="2025-10-03T11:52:00Z">
        <w:del w:id="437" w:author="Steffen Oppel" w:date="2025-10-06T13:03:00Z" w16du:dateUtc="2025-10-06T11:03:00Z">
          <w:r w:rsidR="007F41DD" w:rsidDel="00765E85">
            <w:rPr>
              <w:rFonts w:ascii="Times New Roman" w:hAnsi="Times New Roman"/>
              <w:bCs/>
            </w:rPr>
            <w:delText>del whose state process corresponds to a stochastic,</w:delText>
          </w:r>
        </w:del>
      </w:ins>
      <w:ins w:id="438" w:author="Jaume Badia" w:date="2025-10-03T11:11:00Z" w16du:dateUtc="2025-10-03T09:11:00Z">
        <w:del w:id="439" w:author="Steffen Oppel" w:date="2025-10-06T13:03:00Z" w16du:dateUtc="2025-10-06T11:03:00Z">
          <w:r w:rsidR="00B16F05" w:rsidDel="00765E85">
            <w:rPr>
              <w:rFonts w:ascii="Times New Roman" w:hAnsi="Times New Roman"/>
              <w:bCs/>
            </w:rPr>
            <w:delText xml:space="preserve"> </w:delText>
          </w:r>
        </w:del>
      </w:ins>
      <w:ins w:id="440" w:author="Steffen Oppel" w:date="2025-10-06T13:03:00Z" w16du:dateUtc="2025-10-06T11:03:00Z">
        <w:r w:rsidR="00765E85">
          <w:rPr>
            <w:rFonts w:ascii="Times New Roman" w:hAnsi="Times New Roman"/>
            <w:bCs/>
          </w:rPr>
          <w:t>based on a</w:t>
        </w:r>
      </w:ins>
      <w:ins w:id="441" w:author="Steffen Oppel" w:date="2025-10-06T13:23:00Z" w16du:dateUtc="2025-10-06T11:23:00Z">
        <w:r w:rsidR="00334284">
          <w:rPr>
            <w:rFonts w:ascii="Times New Roman" w:hAnsi="Times New Roman"/>
            <w:bCs/>
          </w:rPr>
          <w:t>n</w:t>
        </w:r>
      </w:ins>
      <w:ins w:id="442" w:author="Steffen Oppel" w:date="2025-10-06T13:03:00Z" w16du:dateUtc="2025-10-06T11:03:00Z">
        <w:r w:rsidR="00765E85">
          <w:rPr>
            <w:rFonts w:ascii="Times New Roman" w:hAnsi="Times New Roman"/>
            <w:bCs/>
          </w:rPr>
          <w:t xml:space="preserve"> </w:t>
        </w:r>
      </w:ins>
      <w:ins w:id="443" w:author="Jaume Badia" w:date="2025-10-03T11:11:00Z" w16du:dateUtc="2025-10-03T09:11:00Z">
        <w:del w:id="444" w:author="Steffen Oppel" w:date="2025-10-06T13:23:00Z" w16du:dateUtc="2025-10-06T11:23:00Z">
          <w:r w:rsidR="00B16F05" w:rsidDel="00334284">
            <w:rPr>
              <w:rFonts w:ascii="Times New Roman" w:hAnsi="Times New Roman"/>
              <w:bCs/>
            </w:rPr>
            <w:delText>st</w:delText>
          </w:r>
        </w:del>
        <w:r w:rsidR="00B16F05">
          <w:rPr>
            <w:rFonts w:ascii="Times New Roman" w:hAnsi="Times New Roman"/>
            <w:bCs/>
          </w:rPr>
          <w:t>age-structured population mod</w:t>
        </w:r>
      </w:ins>
      <w:ins w:id="445" w:author="Jaume Badia" w:date="2025-10-03T11:12:00Z" w16du:dateUtc="2025-10-03T09:12:00Z">
        <w:r w:rsidR="00B16F05">
          <w:rPr>
            <w:rFonts w:ascii="Times New Roman" w:hAnsi="Times New Roman"/>
            <w:bCs/>
          </w:rPr>
          <w:t xml:space="preserve">el that related </w:t>
        </w:r>
        <w:del w:id="446" w:author="Steffen Oppel" w:date="2025-10-06T13:23:00Z" w16du:dateUtc="2025-10-06T11:23:00Z">
          <w:r w:rsidR="00B16F05" w:rsidDel="00334284">
            <w:rPr>
              <w:rFonts w:ascii="Times New Roman" w:hAnsi="Times New Roman"/>
              <w:bCs/>
            </w:rPr>
            <w:delText>st</w:delText>
          </w:r>
        </w:del>
        <w:r w:rsidR="00B16F05">
          <w:rPr>
            <w:rFonts w:ascii="Times New Roman" w:hAnsi="Times New Roman"/>
            <w:bCs/>
          </w:rPr>
          <w:t xml:space="preserve">age-specific population sizes to </w:t>
        </w:r>
        <w:r w:rsidR="004A377E">
          <w:rPr>
            <w:rFonts w:ascii="Times New Roman" w:hAnsi="Times New Roman"/>
            <w:bCs/>
          </w:rPr>
          <w:t>demographic rates</w:t>
        </w:r>
      </w:ins>
      <w:ins w:id="447" w:author="Steffen Oppel" w:date="2025-10-06T13:25:00Z" w16du:dateUtc="2025-10-06T11:25:00Z">
        <w:r w:rsidR="008B16EB">
          <w:rPr>
            <w:rFonts w:ascii="Times New Roman" w:hAnsi="Times New Roman"/>
            <w:bCs/>
          </w:rPr>
          <w:t xml:space="preserve">, and </w:t>
        </w:r>
        <w:r w:rsidR="008B16EB">
          <w:rPr>
            <w:rFonts w:ascii="Times New Roman" w:hAnsi="Times New Roman"/>
          </w:rPr>
          <w:t>accounted for density dependence (see “Density-dependence modelling” below) and demographic stochasticity (Schaub and Kéry, 2021)</w:t>
        </w:r>
      </w:ins>
      <w:ins w:id="448" w:author="Steffen Oppel" w:date="2025-10-06T13:23:00Z" w16du:dateUtc="2025-10-06T11:23:00Z">
        <w:r w:rsidR="001B0D71">
          <w:rPr>
            <w:rFonts w:ascii="Times New Roman" w:hAnsi="Times New Roman"/>
            <w:bCs/>
          </w:rPr>
          <w:t>.</w:t>
        </w:r>
      </w:ins>
      <w:ins w:id="449" w:author="Jaume Badia" w:date="2025-10-03T13:54:00Z" w16du:dateUtc="2025-10-03T11:54:00Z">
        <w:del w:id="450" w:author="Steffen Oppel" w:date="2025-10-06T13:23:00Z" w16du:dateUtc="2025-10-06T11:23:00Z">
          <w:r w:rsidR="00125857" w:rsidDel="001B0D71">
            <w:rPr>
              <w:rFonts w:ascii="Times New Roman" w:hAnsi="Times New Roman"/>
              <w:bCs/>
            </w:rPr>
            <w:delText>,</w:delText>
          </w:r>
        </w:del>
        <w:r w:rsidR="00125857">
          <w:rPr>
            <w:rFonts w:ascii="Times New Roman" w:hAnsi="Times New Roman"/>
            <w:bCs/>
          </w:rPr>
          <w:t xml:space="preserve"> </w:t>
        </w:r>
        <w:del w:id="451" w:author="Steffen Oppel" w:date="2025-10-06T13:24:00Z" w16du:dateUtc="2025-10-06T11:24:00Z">
          <w:r w:rsidR="00125857" w:rsidDel="004F61A2">
            <w:rPr>
              <w:rFonts w:ascii="Times New Roman" w:hAnsi="Times New Roman"/>
              <w:bCs/>
            </w:rPr>
            <w:delText>and whose</w:delText>
          </w:r>
        </w:del>
      </w:ins>
      <w:ins w:id="452" w:author="Steffen Oppel" w:date="2025-10-06T13:24:00Z" w16du:dateUtc="2025-10-06T11:24:00Z">
        <w:r w:rsidR="004F61A2">
          <w:rPr>
            <w:rFonts w:ascii="Times New Roman" w:hAnsi="Times New Roman"/>
            <w:bCs/>
          </w:rPr>
          <w:t>The</w:t>
        </w:r>
      </w:ins>
      <w:ins w:id="453" w:author="Jaume Badia" w:date="2025-10-03T13:54:00Z" w16du:dateUtc="2025-10-03T11:54:00Z">
        <w:r w:rsidR="00125857">
          <w:rPr>
            <w:rFonts w:ascii="Times New Roman" w:hAnsi="Times New Roman"/>
            <w:bCs/>
          </w:rPr>
          <w:t xml:space="preserve"> structure reflected the life cycle of the species</w:t>
        </w:r>
      </w:ins>
      <w:ins w:id="454" w:author="Steffen Oppel" w:date="2025-10-06T13:24:00Z" w16du:dateUtc="2025-10-06T11:24:00Z">
        <w:r w:rsidR="004F61A2">
          <w:rPr>
            <w:rFonts w:ascii="Times New Roman" w:hAnsi="Times New Roman"/>
            <w:bCs/>
          </w:rPr>
          <w:t xml:space="preserve"> with </w:t>
        </w:r>
        <w:r w:rsidR="004F61A2">
          <w:rPr>
            <w:rFonts w:ascii="Times New Roman" w:hAnsi="Times New Roman"/>
          </w:rPr>
          <w:t>two age-classes – juveniles and adults – and birds started reproducing at the age of one year</w:t>
        </w:r>
      </w:ins>
      <w:ins w:id="455" w:author="Jaume Badia" w:date="2025-10-03T13:54:00Z" w16du:dateUtc="2025-10-03T11:54:00Z">
        <w:r w:rsidR="00125857">
          <w:rPr>
            <w:rFonts w:ascii="Times New Roman" w:hAnsi="Times New Roman"/>
          </w:rPr>
          <w:t xml:space="preserve"> (Sæther et al.</w:t>
        </w:r>
        <w:r w:rsidR="00125857" w:rsidRPr="00C40723">
          <w:rPr>
            <w:rFonts w:ascii="Times New Roman" w:hAnsi="Times New Roman"/>
          </w:rPr>
          <w:t xml:space="preserve"> 2004</w:t>
        </w:r>
        <w:r w:rsidR="00125857">
          <w:rPr>
            <w:rFonts w:ascii="Times New Roman" w:hAnsi="Times New Roman"/>
          </w:rPr>
          <w:t>)</w:t>
        </w:r>
      </w:ins>
      <w:ins w:id="456" w:author="Jaume Badia" w:date="2025-10-03T13:53:00Z" w16du:dateUtc="2025-10-03T11:53:00Z">
        <w:r w:rsidR="00A44FAB">
          <w:rPr>
            <w:rFonts w:ascii="Times New Roman" w:hAnsi="Times New Roman"/>
            <w:bCs/>
          </w:rPr>
          <w:t>.</w:t>
        </w:r>
      </w:ins>
      <w:ins w:id="457" w:author="Jaume Badia" w:date="2025-10-03T13:56:00Z" w16du:dateUtc="2025-10-03T11:56:00Z">
        <w:r w:rsidR="004F7134">
          <w:rPr>
            <w:rFonts w:ascii="Times New Roman" w:hAnsi="Times New Roman"/>
            <w:bCs/>
          </w:rPr>
          <w:t xml:space="preserve"> </w:t>
        </w:r>
      </w:ins>
      <w:ins w:id="458" w:author="Jaume Badia" w:date="2025-10-03T13:53:00Z" w16du:dateUtc="2025-10-03T11:53:00Z">
        <w:del w:id="459" w:author="Steffen Oppel" w:date="2025-10-06T13:03:00Z" w16du:dateUtc="2025-10-06T11:03:00Z">
          <w:r w:rsidR="00A44FAB" w:rsidDel="005735DD">
            <w:rPr>
              <w:rFonts w:ascii="Times New Roman" w:hAnsi="Times New Roman"/>
              <w:bCs/>
            </w:rPr>
            <w:delText xml:space="preserve">The estimated population sizes are linked </w:delText>
          </w:r>
          <w:r w:rsidR="003A24AA" w:rsidDel="005735DD">
            <w:rPr>
              <w:rFonts w:ascii="Times New Roman" w:hAnsi="Times New Roman"/>
              <w:bCs/>
            </w:rPr>
            <w:delText xml:space="preserve">to </w:delText>
          </w:r>
        </w:del>
      </w:ins>
      <w:ins w:id="460" w:author="Jaume Badia" w:date="2025-10-03T13:54:00Z" w16du:dateUtc="2025-10-03T11:54:00Z">
        <w:del w:id="461" w:author="Steffen Oppel" w:date="2025-10-06T13:03:00Z" w16du:dateUtc="2025-10-06T11:03:00Z">
          <w:r w:rsidR="003A24AA" w:rsidDel="005735DD">
            <w:rPr>
              <w:rFonts w:ascii="Times New Roman" w:hAnsi="Times New Roman"/>
              <w:bCs/>
            </w:rPr>
            <w:delText>the observed population counts using an observation</w:delText>
          </w:r>
          <w:r w:rsidR="00125857" w:rsidDel="005735DD">
            <w:rPr>
              <w:rFonts w:ascii="Times New Roman" w:hAnsi="Times New Roman"/>
              <w:bCs/>
            </w:rPr>
            <w:delText xml:space="preserve"> model (see ”Modelling of count data” below)</w:delText>
          </w:r>
        </w:del>
      </w:ins>
      <w:ins w:id="462" w:author="Jaume Badia" w:date="2025-10-03T13:53:00Z" w16du:dateUtc="2025-10-03T11:53:00Z">
        <w:del w:id="463" w:author="Steffen Oppel" w:date="2025-10-06T13:03:00Z" w16du:dateUtc="2025-10-06T11:03:00Z">
          <w:r w:rsidR="002C0998" w:rsidDel="005735DD">
            <w:rPr>
              <w:rFonts w:ascii="Times New Roman" w:hAnsi="Times New Roman"/>
            </w:rPr>
            <w:delText>.</w:delText>
          </w:r>
        </w:del>
      </w:ins>
      <w:ins w:id="464" w:author="Jaume Badia" w:date="2025-10-03T11:29:00Z" w16du:dateUtc="2025-10-03T09:29:00Z">
        <w:del w:id="465" w:author="Steffen Oppel" w:date="2025-10-06T13:03:00Z" w16du:dateUtc="2025-10-06T11:03:00Z">
          <w:r w:rsidR="00F35102" w:rsidDel="005735DD">
            <w:rPr>
              <w:rFonts w:ascii="Times New Roman" w:hAnsi="Times New Roman"/>
            </w:rPr>
            <w:delText xml:space="preserve"> </w:delText>
          </w:r>
        </w:del>
      </w:ins>
      <w:commentRangeStart w:id="466"/>
      <w:commentRangeStart w:id="467"/>
      <w:commentRangeEnd w:id="466"/>
      <w:ins w:id="468" w:author="Jaume Badia" w:date="2025-10-03T11:12:00Z" w16du:dateUtc="2025-10-03T09:12:00Z">
        <w:del w:id="469" w:author="Steffen Oppel" w:date="2025-10-06T13:25:00Z" w16du:dateUtc="2025-10-06T11:25:00Z">
          <w:r w:rsidR="000B2846" w:rsidDel="00821FEC">
            <w:rPr>
              <w:rStyle w:val="CommentReference"/>
              <w:szCs w:val="20"/>
            </w:rPr>
            <w:commentReference w:id="466"/>
          </w:r>
        </w:del>
      </w:ins>
      <w:commentRangeEnd w:id="467"/>
      <w:del w:id="470" w:author="Steffen Oppel" w:date="2025-10-06T13:25:00Z" w16du:dateUtc="2025-10-06T11:25:00Z">
        <w:r w:rsidR="005735DD" w:rsidDel="00821FEC">
          <w:rPr>
            <w:rStyle w:val="CommentReference"/>
            <w:szCs w:val="20"/>
          </w:rPr>
          <w:commentReference w:id="467"/>
        </w:r>
      </w:del>
      <w:ins w:id="471" w:author="Jaume Badia" w:date="2025-10-03T11:33:00Z" w16du:dateUtc="2025-10-03T09:33:00Z">
        <w:del w:id="472" w:author="Steffen Oppel" w:date="2025-10-06T13:25:00Z" w16du:dateUtc="2025-10-06T11:25:00Z">
          <w:r w:rsidR="00EF0014" w:rsidDel="00821FEC">
            <w:rPr>
              <w:rFonts w:ascii="Times New Roman" w:hAnsi="Times New Roman"/>
            </w:rPr>
            <w:delText>Our model followed a pre-breeding census where w</w:delText>
          </w:r>
        </w:del>
      </w:ins>
      <w:ins w:id="473" w:author="Jaume Badia" w:date="2025-10-03T11:13:00Z" w16du:dateUtc="2025-10-03T09:13:00Z">
        <w:del w:id="474" w:author="Steffen Oppel" w:date="2025-10-06T13:25:00Z" w16du:dateUtc="2025-10-06T11:25:00Z">
          <w:r w:rsidR="000B2846" w:rsidDel="00821FEC">
            <w:rPr>
              <w:rFonts w:ascii="Times New Roman" w:hAnsi="Times New Roman"/>
            </w:rPr>
            <w:delText xml:space="preserve">e </w:delText>
          </w:r>
        </w:del>
      </w:ins>
      <w:ins w:id="475" w:author="Jaume Badia" w:date="2025-10-03T11:14:00Z" w16du:dateUtc="2025-10-03T09:14:00Z">
        <w:del w:id="476" w:author="Steffen Oppel" w:date="2025-10-06T13:25:00Z" w16du:dateUtc="2025-10-06T11:25:00Z">
          <w:r w:rsidR="00A25E63" w:rsidDel="00821FEC">
            <w:rPr>
              <w:rFonts w:ascii="Times New Roman" w:hAnsi="Times New Roman"/>
            </w:rPr>
            <w:delText>structured the model</w:delText>
          </w:r>
        </w:del>
        <w:del w:id="477" w:author="Steffen Oppel" w:date="2025-10-06T13:24:00Z" w16du:dateUtc="2025-10-06T11:24:00Z">
          <w:r w:rsidR="00A25E63" w:rsidDel="004F61A2">
            <w:rPr>
              <w:rFonts w:ascii="Times New Roman" w:hAnsi="Times New Roman"/>
            </w:rPr>
            <w:delText xml:space="preserve"> into two stages – juveniles and adults</w:delText>
          </w:r>
        </w:del>
      </w:ins>
      <w:ins w:id="478" w:author="Jaume Badia" w:date="2025-10-03T11:48:00Z" w16du:dateUtc="2025-10-03T09:48:00Z">
        <w:del w:id="479" w:author="Steffen Oppel" w:date="2025-10-06T13:24:00Z" w16du:dateUtc="2025-10-06T11:24:00Z">
          <w:r w:rsidR="00376E6D" w:rsidDel="004F61A2">
            <w:rPr>
              <w:rFonts w:ascii="Times New Roman" w:hAnsi="Times New Roman"/>
            </w:rPr>
            <w:delText xml:space="preserve"> </w:delText>
          </w:r>
        </w:del>
      </w:ins>
      <w:ins w:id="480" w:author="Jaume Badia" w:date="2025-10-03T11:49:00Z" w16du:dateUtc="2025-10-03T09:49:00Z">
        <w:del w:id="481" w:author="Steffen Oppel" w:date="2025-10-06T13:24:00Z" w16du:dateUtc="2025-10-06T11:24:00Z">
          <w:r w:rsidR="00376E6D" w:rsidDel="004F61A2">
            <w:rPr>
              <w:rFonts w:ascii="Times New Roman" w:hAnsi="Times New Roman"/>
            </w:rPr>
            <w:delText>–</w:delText>
          </w:r>
        </w:del>
      </w:ins>
      <w:ins w:id="482" w:author="Jaume Badia" w:date="2025-10-03T11:36:00Z" w16du:dateUtc="2025-10-03T09:36:00Z">
        <w:del w:id="483" w:author="Steffen Oppel" w:date="2025-10-06T13:24:00Z" w16du:dateUtc="2025-10-06T11:24:00Z">
          <w:r w:rsidR="00EB2470" w:rsidDel="004F61A2">
            <w:rPr>
              <w:rFonts w:ascii="Times New Roman" w:hAnsi="Times New Roman"/>
            </w:rPr>
            <w:delText xml:space="preserve"> and</w:delText>
          </w:r>
        </w:del>
      </w:ins>
      <w:ins w:id="484" w:author="Jaume Badia" w:date="2025-10-03T11:49:00Z" w16du:dateUtc="2025-10-03T09:49:00Z">
        <w:del w:id="485" w:author="Steffen Oppel" w:date="2025-10-06T13:24:00Z" w16du:dateUtc="2025-10-06T11:24:00Z">
          <w:r w:rsidR="00376E6D" w:rsidDel="004F61A2">
            <w:rPr>
              <w:rFonts w:ascii="Times New Roman" w:hAnsi="Times New Roman"/>
            </w:rPr>
            <w:delText xml:space="preserve"> </w:delText>
          </w:r>
        </w:del>
      </w:ins>
      <w:ins w:id="486" w:author="Jaume Badia" w:date="2025-10-03T11:36:00Z" w16du:dateUtc="2025-10-03T09:36:00Z">
        <w:del w:id="487" w:author="Steffen Oppel" w:date="2025-10-06T13:24:00Z" w16du:dateUtc="2025-10-06T11:24:00Z">
          <w:r w:rsidR="00EB2470" w:rsidDel="004F61A2">
            <w:rPr>
              <w:rFonts w:ascii="Times New Roman" w:hAnsi="Times New Roman"/>
            </w:rPr>
            <w:delText>birds started reproducing at the age of one year</w:delText>
          </w:r>
        </w:del>
      </w:ins>
      <w:ins w:id="488" w:author="Jaume Badia" w:date="2025-10-03T11:33:00Z" w16du:dateUtc="2025-10-03T09:33:00Z">
        <w:r w:rsidR="00EF0014">
          <w:rPr>
            <w:rFonts w:ascii="Times New Roman" w:hAnsi="Times New Roman"/>
          </w:rPr>
          <w:t>.</w:t>
        </w:r>
      </w:ins>
      <w:ins w:id="489" w:author="Jaume Badia" w:date="2025-10-03T11:34:00Z" w16du:dateUtc="2025-10-03T09:34:00Z">
        <w:r w:rsidR="00EF0014">
          <w:rPr>
            <w:rFonts w:ascii="Times New Roman" w:hAnsi="Times New Roman"/>
          </w:rPr>
          <w:t xml:space="preserve"> </w:t>
        </w:r>
      </w:ins>
      <w:ins w:id="490" w:author="Jaume Badia" w:date="2025-10-03T14:00:00Z" w16du:dateUtc="2025-10-03T12:00:00Z">
        <w:r w:rsidR="008B6717">
          <w:rPr>
            <w:rFonts w:ascii="Times New Roman" w:hAnsi="Times New Roman"/>
          </w:rPr>
          <w:t>The</w:t>
        </w:r>
      </w:ins>
      <w:ins w:id="491" w:author="Jaume Badia" w:date="2025-10-03T13:57:00Z" w16du:dateUtc="2025-10-03T11:57:00Z">
        <w:r w:rsidR="006E7007">
          <w:rPr>
            <w:rFonts w:ascii="Times New Roman" w:hAnsi="Times New Roman"/>
          </w:rPr>
          <w:t xml:space="preserve"> model </w:t>
        </w:r>
        <w:del w:id="492" w:author="Steffen Oppel" w:date="2025-10-06T13:25:00Z" w16du:dateUtc="2025-10-06T11:25:00Z">
          <w:r w:rsidR="006E7007" w:rsidDel="008B16EB">
            <w:rPr>
              <w:rFonts w:ascii="Times New Roman" w:hAnsi="Times New Roman"/>
            </w:rPr>
            <w:delText>accoun</w:delText>
          </w:r>
        </w:del>
      </w:ins>
      <w:ins w:id="493" w:author="Jaume Badia" w:date="2025-10-03T13:58:00Z" w16du:dateUtc="2025-10-03T11:58:00Z">
        <w:del w:id="494" w:author="Steffen Oppel" w:date="2025-10-06T13:25:00Z" w16du:dateUtc="2025-10-06T11:25:00Z">
          <w:r w:rsidR="006E7007" w:rsidDel="008B16EB">
            <w:rPr>
              <w:rFonts w:ascii="Times New Roman" w:hAnsi="Times New Roman"/>
            </w:rPr>
            <w:delText xml:space="preserve">ted for </w:delText>
          </w:r>
        </w:del>
      </w:ins>
      <w:ins w:id="495" w:author="Jaume Badia" w:date="2025-10-03T13:59:00Z" w16du:dateUtc="2025-10-03T11:59:00Z">
        <w:del w:id="496" w:author="Steffen Oppel" w:date="2025-10-06T13:25:00Z" w16du:dateUtc="2025-10-06T11:25:00Z">
          <w:r w:rsidR="008B6717" w:rsidDel="008B16EB">
            <w:rPr>
              <w:rFonts w:ascii="Times New Roman" w:hAnsi="Times New Roman"/>
            </w:rPr>
            <w:delText>density dependence (see “Density-dependence modelling” below)</w:delText>
          </w:r>
        </w:del>
      </w:ins>
      <w:ins w:id="497" w:author="Jaume Badia" w:date="2025-10-03T14:00:00Z" w16du:dateUtc="2025-10-03T12:00:00Z">
        <w:del w:id="498" w:author="Steffen Oppel" w:date="2025-10-06T13:25:00Z" w16du:dateUtc="2025-10-06T11:25:00Z">
          <w:r w:rsidR="008B6717" w:rsidDel="008B16EB">
            <w:rPr>
              <w:rFonts w:ascii="Times New Roman" w:hAnsi="Times New Roman"/>
            </w:rPr>
            <w:delText xml:space="preserve"> and demographic stochasticity </w:delText>
          </w:r>
        </w:del>
      </w:ins>
      <w:ins w:id="499" w:author="Jaume Badia" w:date="2025-10-03T13:58:00Z" w16du:dateUtc="2025-10-03T11:58:00Z">
        <w:del w:id="500" w:author="Steffen Oppel" w:date="2025-10-06T13:25:00Z" w16du:dateUtc="2025-10-06T11:25:00Z">
          <w:r w:rsidR="006E7007" w:rsidDel="008B16EB">
            <w:rPr>
              <w:rFonts w:ascii="Times New Roman" w:hAnsi="Times New Roman"/>
            </w:rPr>
            <w:delText>(Schaub and Kéry, 2021).</w:delText>
          </w:r>
        </w:del>
      </w:ins>
    </w:p>
    <w:p w14:paraId="2EAEDCEB" w14:textId="5D25A6AA" w:rsidR="001B7643" w:rsidRDefault="00D46590" w:rsidP="00A25E63">
      <w:pPr>
        <w:spacing w:after="0" w:line="480" w:lineRule="auto"/>
        <w:rPr>
          <w:ins w:id="501" w:author="Steffen Oppel" w:date="2025-10-06T13:08:00Z" w16du:dateUtc="2025-10-06T11:08:00Z"/>
          <w:rFonts w:ascii="Times New Roman" w:hAnsi="Times New Roman"/>
        </w:rPr>
      </w:pPr>
      <w:ins w:id="502" w:author="Jaume Badia" w:date="2025-10-03T11:38:00Z" w16du:dateUtc="2025-10-03T09:38:00Z">
        <w:r>
          <w:rPr>
            <w:rFonts w:ascii="Times New Roman" w:hAnsi="Times New Roman"/>
          </w:rPr>
          <w:t>Because the Pomeranian population is very small and has been decrea</w:t>
        </w:r>
      </w:ins>
      <w:ins w:id="503" w:author="Jaume Badia" w:date="2025-10-03T11:39:00Z" w16du:dateUtc="2025-10-03T09:39:00Z">
        <w:r>
          <w:rPr>
            <w:rFonts w:ascii="Times New Roman" w:hAnsi="Times New Roman"/>
          </w:rPr>
          <w:t xml:space="preserve">sing for decades, </w:t>
        </w:r>
        <w:r w:rsidR="00F92F0E">
          <w:rPr>
            <w:rFonts w:ascii="Times New Roman" w:hAnsi="Times New Roman"/>
          </w:rPr>
          <w:t>very few population-specific demographic data exist. Hence, we used data and informative priors from other closely related popu</w:t>
        </w:r>
        <w:del w:id="504" w:author="Steffen Oppel" w:date="2025-10-06T13:05:00Z" w16du:dateUtc="2025-10-06T11:05:00Z">
          <w:r w:rsidR="00F92F0E" w:rsidDel="00AA661B">
            <w:rPr>
              <w:rFonts w:ascii="Times New Roman" w:hAnsi="Times New Roman"/>
            </w:rPr>
            <w:delText>a</w:delText>
          </w:r>
        </w:del>
        <w:r w:rsidR="00F92F0E">
          <w:rPr>
            <w:rFonts w:ascii="Times New Roman" w:hAnsi="Times New Roman"/>
          </w:rPr>
          <w:t>l</w:t>
        </w:r>
      </w:ins>
      <w:ins w:id="505" w:author="Steffen Oppel" w:date="2025-10-06T13:05:00Z" w16du:dateUtc="2025-10-06T11:05:00Z">
        <w:r w:rsidR="00AA661B">
          <w:rPr>
            <w:rFonts w:ascii="Times New Roman" w:hAnsi="Times New Roman"/>
          </w:rPr>
          <w:t>a</w:t>
        </w:r>
      </w:ins>
      <w:ins w:id="506" w:author="Jaume Badia" w:date="2025-10-03T11:39:00Z" w16du:dateUtc="2025-10-03T09:39:00Z">
        <w:r w:rsidR="00F92F0E">
          <w:rPr>
            <w:rFonts w:ascii="Times New Roman" w:hAnsi="Times New Roman"/>
          </w:rPr>
          <w:t>tions</w:t>
        </w:r>
      </w:ins>
      <w:ins w:id="507" w:author="Jaume Badia" w:date="2025-10-03T11:40:00Z" w16du:dateUtc="2025-10-03T09:40:00Z">
        <w:r w:rsidR="00F92F0E">
          <w:rPr>
            <w:rFonts w:ascii="Times New Roman" w:hAnsi="Times New Roman"/>
          </w:rPr>
          <w:t xml:space="preserve"> in Poland</w:t>
        </w:r>
        <w:del w:id="508" w:author="Steffen Oppel" w:date="2025-10-06T13:28:00Z" w16du:dateUtc="2025-10-06T11:28:00Z">
          <w:r w:rsidR="00F92F0E" w:rsidDel="007C33CB">
            <w:rPr>
              <w:rFonts w:ascii="Times New Roman" w:hAnsi="Times New Roman"/>
            </w:rPr>
            <w:delText xml:space="preserve"> </w:delText>
          </w:r>
        </w:del>
      </w:ins>
      <w:ins w:id="509" w:author="Jaume Badia" w:date="2025-10-03T11:41:00Z" w16du:dateUtc="2025-10-03T09:41:00Z">
        <w:del w:id="510" w:author="Steffen Oppel" w:date="2025-10-06T13:28:00Z" w16du:dateUtc="2025-10-06T11:28:00Z">
          <w:r w:rsidR="00D73E2D" w:rsidDel="007C33CB">
            <w:rPr>
              <w:rFonts w:ascii="Times New Roman" w:hAnsi="Times New Roman"/>
            </w:rPr>
            <w:delText>where</w:delText>
          </w:r>
        </w:del>
      </w:ins>
      <w:ins w:id="511" w:author="Jaume Badia" w:date="2025-10-03T11:40:00Z" w16du:dateUtc="2025-10-03T09:40:00Z">
        <w:del w:id="512" w:author="Steffen Oppel" w:date="2025-10-06T13:28:00Z" w16du:dateUtc="2025-10-06T11:28:00Z">
          <w:r w:rsidR="00F92F0E" w:rsidDel="007C33CB">
            <w:rPr>
              <w:rFonts w:ascii="Times New Roman" w:hAnsi="Times New Roman"/>
            </w:rPr>
            <w:delText xml:space="preserve"> needed</w:delText>
          </w:r>
        </w:del>
        <w:r w:rsidR="00F92F0E">
          <w:rPr>
            <w:rFonts w:ascii="Times New Roman" w:hAnsi="Times New Roman"/>
          </w:rPr>
          <w:t xml:space="preserve">. These </w:t>
        </w:r>
        <w:r w:rsidR="00E6145A">
          <w:rPr>
            <w:rFonts w:ascii="Times New Roman" w:hAnsi="Times New Roman"/>
          </w:rPr>
          <w:t xml:space="preserve">populations nest in similar habitat, at similar latitude, follow the same migratory flyway, and are likely connected by dispersing individuals (Kubacka et al. 2024), hence their </w:t>
        </w:r>
      </w:ins>
      <w:ins w:id="513" w:author="Jaume Badia" w:date="2025-10-03T11:41:00Z" w16du:dateUtc="2025-10-03T09:41:00Z">
        <w:r w:rsidR="00D73E2D">
          <w:rPr>
            <w:rFonts w:ascii="Times New Roman" w:hAnsi="Times New Roman"/>
          </w:rPr>
          <w:t>demographic parameters are likely similar to those in the restored Pomeranian population.</w:t>
        </w:r>
      </w:ins>
    </w:p>
    <w:p w14:paraId="63311FD3" w14:textId="3E3FBFD3" w:rsidR="00EF6025" w:rsidRDefault="00D73E2D" w:rsidP="00A25E63">
      <w:pPr>
        <w:spacing w:after="0" w:line="480" w:lineRule="auto"/>
        <w:rPr>
          <w:ins w:id="514" w:author="Jaume Badia" w:date="2025-10-03T11:47:00Z" w16du:dateUtc="2025-10-03T09:47:00Z"/>
          <w:rFonts w:ascii="Times New Roman" w:hAnsi="Times New Roman"/>
        </w:rPr>
      </w:pPr>
      <w:ins w:id="515" w:author="Jaume Badia" w:date="2025-10-03T11:41:00Z" w16du:dateUtc="2025-10-03T09:41:00Z">
        <w:del w:id="516" w:author="Steffen Oppel" w:date="2025-10-06T13:08:00Z" w16du:dateUtc="2025-10-06T11:08:00Z">
          <w:r w:rsidDel="001B7643">
            <w:rPr>
              <w:rFonts w:ascii="Times New Roman" w:hAnsi="Times New Roman"/>
            </w:rPr>
            <w:delText xml:space="preserve"> </w:delText>
          </w:r>
        </w:del>
      </w:ins>
    </w:p>
    <w:p w14:paraId="25FA54AD" w14:textId="16C98A01" w:rsidR="00376E6D" w:rsidRDefault="00376E6D" w:rsidP="00A25E63">
      <w:pPr>
        <w:spacing w:after="0" w:line="480" w:lineRule="auto"/>
        <w:rPr>
          <w:ins w:id="517" w:author="Jaume Badia" w:date="2025-10-03T11:49:00Z" w16du:dateUtc="2025-10-03T09:49:00Z"/>
          <w:rFonts w:ascii="Times New Roman" w:hAnsi="Times New Roman"/>
          <w:u w:val="single"/>
        </w:rPr>
      </w:pPr>
      <w:ins w:id="518" w:author="Jaume Badia" w:date="2025-10-03T11:47:00Z" w16du:dateUtc="2025-10-03T09:47:00Z">
        <w:del w:id="519" w:author="Steffen Oppel" w:date="2025-10-06T13:29:00Z" w16du:dateUtc="2025-10-06T11:29:00Z">
          <w:r w:rsidRPr="00376E6D" w:rsidDel="00CF528D">
            <w:rPr>
              <w:rFonts w:ascii="Times New Roman" w:hAnsi="Times New Roman"/>
              <w:u w:val="single"/>
              <w:rPrChange w:id="520" w:author="Jaume Badia" w:date="2025-10-03T11:48:00Z" w16du:dateUtc="2025-10-03T09:48:00Z">
                <w:rPr>
                  <w:rFonts w:ascii="Times New Roman" w:hAnsi="Times New Roman"/>
                </w:rPr>
              </w:rPrChange>
            </w:rPr>
            <w:delText xml:space="preserve">Modelling of </w:delText>
          </w:r>
        </w:del>
      </w:ins>
      <w:ins w:id="521" w:author="Jaume Badia" w:date="2025-10-03T11:49:00Z" w16du:dateUtc="2025-10-03T09:49:00Z">
        <w:del w:id="522" w:author="Steffen Oppel" w:date="2025-10-06T13:29:00Z" w16du:dateUtc="2025-10-06T11:29:00Z">
          <w:r w:rsidDel="00CF528D">
            <w:rPr>
              <w:rFonts w:ascii="Times New Roman" w:hAnsi="Times New Roman"/>
              <w:u w:val="single"/>
            </w:rPr>
            <w:delText>fecundity</w:delText>
          </w:r>
        </w:del>
      </w:ins>
      <w:ins w:id="523" w:author="Jaume Badia" w:date="2025-10-03T11:47:00Z" w16du:dateUtc="2025-10-03T09:47:00Z">
        <w:del w:id="524" w:author="Steffen Oppel" w:date="2025-10-06T13:29:00Z" w16du:dateUtc="2025-10-06T11:29:00Z">
          <w:r w:rsidRPr="00376E6D" w:rsidDel="00CF528D">
            <w:rPr>
              <w:rFonts w:ascii="Times New Roman" w:hAnsi="Times New Roman"/>
              <w:u w:val="single"/>
              <w:rPrChange w:id="525" w:author="Jaume Badia" w:date="2025-10-03T11:48:00Z" w16du:dateUtc="2025-10-03T09:48:00Z">
                <w:rPr>
                  <w:rFonts w:ascii="Times New Roman" w:hAnsi="Times New Roman"/>
                </w:rPr>
              </w:rPrChange>
            </w:rPr>
            <w:delText xml:space="preserve"> data</w:delText>
          </w:r>
        </w:del>
      </w:ins>
      <w:ins w:id="526" w:author="Steffen Oppel" w:date="2025-10-06T14:04:00Z" w16du:dateUtc="2025-10-06T12:04:00Z">
        <w:r w:rsidR="007501ED">
          <w:rPr>
            <w:rFonts w:ascii="Times New Roman" w:hAnsi="Times New Roman"/>
            <w:u w:val="single"/>
          </w:rPr>
          <w:t>Modelling annual</w:t>
        </w:r>
      </w:ins>
      <w:ins w:id="527" w:author="Steffen Oppel" w:date="2025-10-06T13:29:00Z" w16du:dateUtc="2025-10-06T11:29:00Z">
        <w:r w:rsidR="00CF528D">
          <w:rPr>
            <w:rFonts w:ascii="Times New Roman" w:hAnsi="Times New Roman"/>
            <w:u w:val="single"/>
          </w:rPr>
          <w:t xml:space="preserve"> productivity from </w:t>
        </w:r>
      </w:ins>
      <w:ins w:id="528" w:author="Steffen Oppel" w:date="2025-10-06T14:05:00Z" w16du:dateUtc="2025-10-06T12:05:00Z">
        <w:r w:rsidR="003F23F8">
          <w:rPr>
            <w:rFonts w:ascii="Times New Roman" w:hAnsi="Times New Roman"/>
            <w:u w:val="single"/>
          </w:rPr>
          <w:t>multiple broods</w:t>
        </w:r>
      </w:ins>
    </w:p>
    <w:p w14:paraId="5D6E68D0" w14:textId="24EBCBF3" w:rsidR="006D6AFF" w:rsidRDefault="009B7B8B" w:rsidP="00376E6D">
      <w:pPr>
        <w:spacing w:after="0" w:line="480" w:lineRule="auto"/>
        <w:jc w:val="both"/>
        <w:rPr>
          <w:ins w:id="529" w:author="Jaume Badia" w:date="2025-10-03T12:03:00Z" w16du:dateUtc="2025-10-03T10:03:00Z"/>
          <w:rFonts w:ascii="Times New Roman" w:hAnsi="Times New Roman"/>
        </w:rPr>
      </w:pPr>
      <w:ins w:id="530" w:author="Jaume Badia" w:date="2025-10-03T11:55:00Z" w16du:dateUtc="2025-10-03T09:55:00Z">
        <w:r>
          <w:rPr>
            <w:rFonts w:ascii="Times New Roman" w:hAnsi="Times New Roman"/>
          </w:rPr>
          <w:t>T</w:t>
        </w:r>
      </w:ins>
      <w:ins w:id="531" w:author="Steffen Oppel" w:date="2025-10-06T13:29:00Z" w16du:dateUtc="2025-10-06T11:29:00Z">
        <w:r w:rsidR="0050558D">
          <w:rPr>
            <w:rFonts w:ascii="Times New Roman" w:hAnsi="Times New Roman"/>
          </w:rPr>
          <w:t>o</w:t>
        </w:r>
      </w:ins>
      <w:ins w:id="532" w:author="Steffen Oppel" w:date="2025-10-06T13:31:00Z" w16du:dateUtc="2025-10-06T11:31:00Z">
        <w:r w:rsidR="001E76EA">
          <w:rPr>
            <w:rFonts w:ascii="Times New Roman" w:hAnsi="Times New Roman"/>
          </w:rPr>
          <w:t xml:space="preserve"> </w:t>
        </w:r>
      </w:ins>
      <w:ins w:id="533" w:author="Jaume Badia" w:date="2025-10-03T11:55:00Z" w16du:dateUtc="2025-10-03T09:55:00Z">
        <w:del w:id="534" w:author="Steffen Oppel" w:date="2025-10-06T13:29:00Z" w16du:dateUtc="2025-10-06T11:29:00Z">
          <w:r w:rsidDel="0050558D">
            <w:rPr>
              <w:rFonts w:ascii="Times New Roman" w:hAnsi="Times New Roman"/>
            </w:rPr>
            <w:delText>he modelling of</w:delText>
          </w:r>
        </w:del>
      </w:ins>
      <w:ins w:id="535" w:author="Steffen Oppel" w:date="2025-10-06T13:29:00Z" w16du:dateUtc="2025-10-06T11:29:00Z">
        <w:r w:rsidR="0050558D">
          <w:rPr>
            <w:rFonts w:ascii="Times New Roman" w:hAnsi="Times New Roman"/>
          </w:rPr>
          <w:t>estimate</w:t>
        </w:r>
      </w:ins>
      <w:ins w:id="536" w:author="Jaume Badia" w:date="2025-10-03T11:55:00Z" w16du:dateUtc="2025-10-03T09:55:00Z">
        <w:r>
          <w:rPr>
            <w:rFonts w:ascii="Times New Roman" w:hAnsi="Times New Roman"/>
          </w:rPr>
          <w:t xml:space="preserve"> annual </w:t>
        </w:r>
        <w:del w:id="537" w:author="Steffen Oppel" w:date="2025-10-06T13:30:00Z" w16du:dateUtc="2025-10-06T11:30:00Z">
          <w:r w:rsidDel="0050558D">
            <w:rPr>
              <w:rFonts w:ascii="Times New Roman" w:hAnsi="Times New Roman"/>
            </w:rPr>
            <w:delText>fecundity</w:delText>
          </w:r>
        </w:del>
      </w:ins>
      <w:ins w:id="538" w:author="Steffen Oppel" w:date="2025-10-06T13:30:00Z" w16du:dateUtc="2025-10-06T11:30:00Z">
        <w:r w:rsidR="0050558D">
          <w:rPr>
            <w:rFonts w:ascii="Times New Roman" w:hAnsi="Times New Roman"/>
          </w:rPr>
          <w:t>productivity</w:t>
        </w:r>
      </w:ins>
      <w:ins w:id="539" w:author="Jaume Badia" w:date="2025-10-03T11:55:00Z" w16du:dateUtc="2025-10-03T09:55:00Z">
        <w:r>
          <w:rPr>
            <w:rFonts w:ascii="Times New Roman" w:hAnsi="Times New Roman"/>
          </w:rPr>
          <w:t xml:space="preserve"> w</w:t>
        </w:r>
      </w:ins>
      <w:ins w:id="540" w:author="Steffen Oppel" w:date="2025-10-06T13:30:00Z" w16du:dateUtc="2025-10-06T11:30:00Z">
        <w:r w:rsidR="0050558D">
          <w:rPr>
            <w:rFonts w:ascii="Times New Roman" w:hAnsi="Times New Roman"/>
          </w:rPr>
          <w:t>e</w:t>
        </w:r>
      </w:ins>
      <w:ins w:id="541" w:author="Jaume Badia" w:date="2025-10-03T11:55:00Z" w16du:dateUtc="2025-10-03T09:55:00Z">
        <w:del w:id="542" w:author="Steffen Oppel" w:date="2025-10-06T13:30:00Z" w16du:dateUtc="2025-10-06T11:30:00Z">
          <w:r w:rsidDel="0050558D">
            <w:rPr>
              <w:rFonts w:ascii="Times New Roman" w:hAnsi="Times New Roman"/>
            </w:rPr>
            <w:delText>as</w:delText>
          </w:r>
        </w:del>
        <w:r>
          <w:rPr>
            <w:rFonts w:ascii="Times New Roman" w:hAnsi="Times New Roman"/>
          </w:rPr>
          <w:t xml:space="preserve"> decomposed </w:t>
        </w:r>
        <w:del w:id="543" w:author="Steffen Oppel" w:date="2025-10-06T13:30:00Z" w16du:dateUtc="2025-10-06T11:30:00Z">
          <w:r w:rsidDel="0050558D">
            <w:rPr>
              <w:rFonts w:ascii="Times New Roman" w:hAnsi="Times New Roman"/>
            </w:rPr>
            <w:delText>into the modelling</w:delText>
          </w:r>
        </w:del>
      </w:ins>
      <w:ins w:id="544" w:author="Steffen Oppel" w:date="2025-10-06T13:30:00Z" w16du:dateUtc="2025-10-06T11:30:00Z">
        <w:r w:rsidR="0050558D">
          <w:rPr>
            <w:rFonts w:ascii="Times New Roman" w:hAnsi="Times New Roman"/>
          </w:rPr>
          <w:t xml:space="preserve">the season </w:t>
        </w:r>
        <w:r w:rsidR="00931C8A">
          <w:rPr>
            <w:rFonts w:ascii="Times New Roman" w:hAnsi="Times New Roman"/>
          </w:rPr>
          <w:t>into</w:t>
        </w:r>
      </w:ins>
      <w:ins w:id="545" w:author="Jaume Badia" w:date="2025-10-03T11:55:00Z" w16du:dateUtc="2025-10-03T09:55:00Z">
        <w:del w:id="546" w:author="Steffen Oppel" w:date="2025-10-06T13:30:00Z" w16du:dateUtc="2025-10-06T11:30:00Z">
          <w:r w:rsidDel="00931C8A">
            <w:rPr>
              <w:rFonts w:ascii="Times New Roman" w:hAnsi="Times New Roman"/>
            </w:rPr>
            <w:delText xml:space="preserve"> of</w:delText>
          </w:r>
        </w:del>
        <w:r>
          <w:rPr>
            <w:rFonts w:ascii="Times New Roman" w:hAnsi="Times New Roman"/>
          </w:rPr>
          <w:t xml:space="preserve"> a first </w:t>
        </w:r>
        <w:del w:id="547" w:author="Steffen Oppel" w:date="2025-10-06T13:31:00Z" w16du:dateUtc="2025-10-06T11:31:00Z">
          <w:r w:rsidDel="001E76EA">
            <w:rPr>
              <w:rFonts w:ascii="Times New Roman" w:hAnsi="Times New Roman"/>
            </w:rPr>
            <w:delText xml:space="preserve">breeding attempt early in the season, </w:delText>
          </w:r>
        </w:del>
        <w:r>
          <w:rPr>
            <w:rFonts w:ascii="Times New Roman" w:hAnsi="Times New Roman"/>
          </w:rPr>
          <w:t xml:space="preserve">and </w:t>
        </w:r>
        <w:del w:id="548" w:author="Steffen Oppel" w:date="2025-10-06T13:31:00Z" w16du:dateUtc="2025-10-06T11:31:00Z">
          <w:r w:rsidDel="001E76EA">
            <w:rPr>
              <w:rFonts w:ascii="Times New Roman" w:hAnsi="Times New Roman"/>
            </w:rPr>
            <w:delText xml:space="preserve">the modelling </w:delText>
          </w:r>
        </w:del>
      </w:ins>
      <w:ins w:id="549" w:author="Jaume Badia" w:date="2025-10-03T11:56:00Z" w16du:dateUtc="2025-10-03T09:56:00Z">
        <w:del w:id="550" w:author="Steffen Oppel" w:date="2025-10-06T13:31:00Z" w16du:dateUtc="2025-10-06T11:31:00Z">
          <w:r w:rsidDel="001E76EA">
            <w:rPr>
              <w:rFonts w:ascii="Times New Roman" w:hAnsi="Times New Roman"/>
            </w:rPr>
            <w:delText xml:space="preserve">of </w:delText>
          </w:r>
        </w:del>
        <w:r>
          <w:rPr>
            <w:rFonts w:ascii="Times New Roman" w:hAnsi="Times New Roman"/>
          </w:rPr>
          <w:t>a second breeding attempt</w:t>
        </w:r>
        <w:del w:id="551" w:author="Steffen Oppel" w:date="2025-10-06T13:31:00Z" w16du:dateUtc="2025-10-06T11:31:00Z">
          <w:r w:rsidDel="001E76EA">
            <w:rPr>
              <w:rFonts w:ascii="Times New Roman" w:hAnsi="Times New Roman"/>
            </w:rPr>
            <w:delText xml:space="preserve"> later in the season</w:delText>
          </w:r>
        </w:del>
        <w:r>
          <w:rPr>
            <w:rFonts w:ascii="Times New Roman" w:hAnsi="Times New Roman"/>
          </w:rPr>
          <w:t xml:space="preserve">, </w:t>
        </w:r>
        <w:del w:id="552" w:author="Steffen Oppel" w:date="2025-10-06T13:31:00Z" w16du:dateUtc="2025-10-06T11:31:00Z">
          <w:r w:rsidDel="001E76EA">
            <w:rPr>
              <w:rFonts w:ascii="Times New Roman" w:hAnsi="Times New Roman"/>
            </w:rPr>
            <w:delText>following the biology of the species</w:delText>
          </w:r>
        </w:del>
        <w:r>
          <w:rPr>
            <w:rFonts w:ascii="Times New Roman" w:hAnsi="Times New Roman"/>
          </w:rPr>
          <w:t>.</w:t>
        </w:r>
      </w:ins>
      <w:ins w:id="553" w:author="Steffen Oppel" w:date="2025-10-06T13:32:00Z" w16du:dateUtc="2025-10-06T11:32:00Z">
        <w:r w:rsidR="00886A02">
          <w:rPr>
            <w:rFonts w:ascii="Times New Roman" w:hAnsi="Times New Roman"/>
          </w:rPr>
          <w:t xml:space="preserve">We added the </w:t>
        </w:r>
      </w:ins>
      <w:ins w:id="554" w:author="Steffen Oppel" w:date="2025-10-06T13:33:00Z" w16du:dateUtc="2025-10-06T11:33:00Z">
        <w:r w:rsidR="00E120D9">
          <w:rPr>
            <w:rFonts w:ascii="Times New Roman" w:hAnsi="Times New Roman"/>
          </w:rPr>
          <w:t xml:space="preserve">separately estimated number of chicks produced in the first and second attempt to </w:t>
        </w:r>
      </w:ins>
      <w:ins w:id="555" w:author="Steffen Oppel" w:date="2025-10-06T14:02:00Z" w16du:dateUtc="2025-10-06T12:02:00Z">
        <w:r w:rsidR="00E22503">
          <w:rPr>
            <w:rFonts w:ascii="Times New Roman" w:hAnsi="Times New Roman"/>
          </w:rPr>
          <w:t>yield the</w:t>
        </w:r>
      </w:ins>
      <w:ins w:id="556" w:author="Steffen Oppel" w:date="2025-10-06T13:33:00Z" w16du:dateUtc="2025-10-06T11:33:00Z">
        <w:r w:rsidR="00E120D9">
          <w:rPr>
            <w:rFonts w:ascii="Times New Roman" w:hAnsi="Times New Roman"/>
          </w:rPr>
          <w:t xml:space="preserve"> annual productivity</w:t>
        </w:r>
      </w:ins>
      <w:ins w:id="557" w:author="Steffen Oppel" w:date="2025-10-06T14:02:00Z" w16du:dateUtc="2025-10-06T12:02:00Z">
        <w:r w:rsidR="00E22503">
          <w:rPr>
            <w:rFonts w:ascii="Times New Roman" w:hAnsi="Times New Roman"/>
          </w:rPr>
          <w:t xml:space="preserve"> per </w:t>
        </w:r>
      </w:ins>
      <w:ins w:id="558" w:author="Steffen Oppel" w:date="2025-10-06T14:03:00Z" w16du:dateUtc="2025-10-06T12:03:00Z">
        <w:r w:rsidR="00E22503">
          <w:rPr>
            <w:rFonts w:ascii="Times New Roman" w:hAnsi="Times New Roman"/>
          </w:rPr>
          <w:t xml:space="preserve">adult </w:t>
        </w:r>
      </w:ins>
      <w:ins w:id="559" w:author="Steffen Oppel" w:date="2025-10-06T14:02:00Z" w16du:dateUtc="2025-10-06T12:02:00Z">
        <w:r w:rsidR="00E22503">
          <w:rPr>
            <w:rFonts w:ascii="Times New Roman" w:hAnsi="Times New Roman"/>
          </w:rPr>
          <w:t>female</w:t>
        </w:r>
      </w:ins>
      <w:ins w:id="560" w:author="Steffen Oppel" w:date="2025-10-06T13:33:00Z" w16du:dateUtc="2025-10-06T11:33:00Z">
        <w:r w:rsidR="00B23A9B">
          <w:rPr>
            <w:rFonts w:ascii="Times New Roman" w:hAnsi="Times New Roman"/>
          </w:rPr>
          <w:t>.</w:t>
        </w:r>
      </w:ins>
    </w:p>
    <w:p w14:paraId="23E73A83" w14:textId="7121A39D" w:rsidR="00D06283" w:rsidRDefault="009B7B8B" w:rsidP="00376E6D">
      <w:pPr>
        <w:spacing w:after="0" w:line="480" w:lineRule="auto"/>
        <w:jc w:val="both"/>
        <w:rPr>
          <w:ins w:id="561" w:author="Jaume Badia" w:date="2025-10-03T12:03:00Z" w16du:dateUtc="2025-10-03T10:03:00Z"/>
          <w:rFonts w:ascii="Times New Roman" w:hAnsi="Times New Roman"/>
        </w:rPr>
      </w:pPr>
      <w:ins w:id="562" w:author="Jaume Badia" w:date="2025-10-03T11:56:00Z" w16du:dateUtc="2025-10-03T09:56:00Z">
        <w:r>
          <w:rPr>
            <w:rFonts w:ascii="Times New Roman" w:hAnsi="Times New Roman"/>
          </w:rPr>
          <w:lastRenderedPageBreak/>
          <w:t>For the first breeding attempt, we assumed that all females attempted to reproduce</w:t>
        </w:r>
        <w:r w:rsidR="001B0B23">
          <w:rPr>
            <w:rFonts w:ascii="Times New Roman" w:hAnsi="Times New Roman"/>
          </w:rPr>
          <w:t xml:space="preserve">. </w:t>
        </w:r>
      </w:ins>
      <w:ins w:id="563" w:author="Jaume Badia" w:date="2025-10-03T11:57:00Z" w16du:dateUtc="2025-10-03T09:57:00Z">
        <w:r w:rsidR="001B0B23">
          <w:rPr>
            <w:rFonts w:ascii="Times New Roman" w:hAnsi="Times New Roman"/>
          </w:rPr>
          <w:t xml:space="preserve">We made this assumption given the </w:t>
        </w:r>
        <w:del w:id="564" w:author="Steffen Oppel" w:date="2025-10-06T13:39:00Z" w16du:dateUtc="2025-10-06T11:39:00Z">
          <w:r w:rsidR="00750009" w:rsidDel="007404D0">
            <w:rPr>
              <w:rFonts w:ascii="Times New Roman" w:hAnsi="Times New Roman"/>
            </w:rPr>
            <w:delText xml:space="preserve">particular </w:delText>
          </w:r>
        </w:del>
        <w:proofErr w:type="spellStart"/>
        <w:r w:rsidR="00750009">
          <w:rPr>
            <w:rFonts w:ascii="Times New Roman" w:hAnsi="Times New Roman"/>
          </w:rPr>
          <w:t>polygynandrous</w:t>
        </w:r>
        <w:proofErr w:type="spellEnd"/>
        <w:r w:rsidR="00750009">
          <w:rPr>
            <w:rFonts w:ascii="Times New Roman" w:hAnsi="Times New Roman"/>
          </w:rPr>
          <w:t xml:space="preserve"> mating system of the species, where multiple males and females mate with each other</w:t>
        </w:r>
      </w:ins>
      <w:ins w:id="565" w:author="Jaume Badia" w:date="2025-10-03T11:58:00Z" w16du:dateUtc="2025-10-03T09:58:00Z">
        <w:r w:rsidR="002F60D4">
          <w:rPr>
            <w:rFonts w:ascii="Times New Roman" w:hAnsi="Times New Roman"/>
          </w:rPr>
          <w:t xml:space="preserve"> and no exclusive territories are formed.</w:t>
        </w:r>
        <w:r w:rsidR="00A11549">
          <w:rPr>
            <w:rFonts w:ascii="Times New Roman" w:hAnsi="Times New Roman"/>
          </w:rPr>
          <w:t xml:space="preserve"> </w:t>
        </w:r>
      </w:ins>
      <w:ins w:id="566" w:author="Jaume Badia" w:date="2025-10-03T12:00:00Z" w16du:dateUtc="2025-10-03T10:00:00Z">
        <w:del w:id="567" w:author="Steffen Oppel" w:date="2025-10-06T13:40:00Z" w16du:dateUtc="2025-10-06T11:40:00Z">
          <w:r w:rsidR="00114C74" w:rsidDel="00D078F1">
            <w:rPr>
              <w:rFonts w:ascii="Times New Roman" w:hAnsi="Times New Roman"/>
            </w:rPr>
            <w:delText>Given the lack of productivity data for the study population, w</w:delText>
          </w:r>
        </w:del>
      </w:ins>
      <w:ins w:id="568" w:author="Steffen Oppel" w:date="2025-10-06T13:40:00Z" w16du:dateUtc="2025-10-06T11:40:00Z">
        <w:r w:rsidR="00D078F1">
          <w:rPr>
            <w:rFonts w:ascii="Times New Roman" w:hAnsi="Times New Roman"/>
          </w:rPr>
          <w:t>W</w:t>
        </w:r>
      </w:ins>
      <w:ins w:id="569" w:author="Jaume Badia" w:date="2025-10-03T12:00:00Z" w16du:dateUtc="2025-10-03T10:00:00Z">
        <w:r w:rsidR="00114C74">
          <w:rPr>
            <w:rFonts w:ascii="Times New Roman" w:hAnsi="Times New Roman"/>
          </w:rPr>
          <w:t xml:space="preserve">e used </w:t>
        </w:r>
        <w:del w:id="570" w:author="Steffen Oppel" w:date="2025-10-06T13:40:00Z" w16du:dateUtc="2025-10-06T11:40:00Z">
          <w:r w:rsidR="00114C74" w:rsidDel="00D078F1">
            <w:rPr>
              <w:rFonts w:ascii="Times New Roman" w:hAnsi="Times New Roman"/>
            </w:rPr>
            <w:delText xml:space="preserve">as an informative prior </w:delText>
          </w:r>
        </w:del>
        <w:r w:rsidR="00114C74">
          <w:rPr>
            <w:rFonts w:ascii="Times New Roman" w:hAnsi="Times New Roman"/>
          </w:rPr>
          <w:t xml:space="preserve">the </w:t>
        </w:r>
        <w:commentRangeStart w:id="571"/>
        <w:r w:rsidR="00114C74">
          <w:rPr>
            <w:rFonts w:ascii="Times New Roman" w:hAnsi="Times New Roman"/>
          </w:rPr>
          <w:t>estimates obtained f</w:t>
        </w:r>
        <w:del w:id="572" w:author="Steffen Oppel" w:date="2025-10-06T13:40:00Z" w16du:dateUtc="2025-10-06T11:40:00Z">
          <w:r w:rsidR="00114C74" w:rsidDel="00D078F1">
            <w:rPr>
              <w:rFonts w:ascii="Times New Roman" w:hAnsi="Times New Roman"/>
            </w:rPr>
            <w:delText>o</w:delText>
          </w:r>
        </w:del>
        <w:r w:rsidR="00114C74">
          <w:rPr>
            <w:rFonts w:ascii="Times New Roman" w:hAnsi="Times New Roman"/>
          </w:rPr>
          <w:t>r</w:t>
        </w:r>
      </w:ins>
      <w:ins w:id="573" w:author="Steffen Oppel" w:date="2025-10-06T13:40:00Z" w16du:dateUtc="2025-10-06T11:40:00Z">
        <w:r w:rsidR="00D078F1">
          <w:rPr>
            <w:rFonts w:ascii="Times New Roman" w:hAnsi="Times New Roman"/>
          </w:rPr>
          <w:t>om</w:t>
        </w:r>
      </w:ins>
      <w:ins w:id="574" w:author="Jaume Badia" w:date="2025-10-03T12:00:00Z" w16du:dateUtc="2025-10-03T10:00:00Z">
        <w:r w:rsidR="00114C74">
          <w:rPr>
            <w:rFonts w:ascii="Times New Roman" w:hAnsi="Times New Roman"/>
          </w:rPr>
          <w:t xml:space="preserve"> the </w:t>
        </w:r>
        <w:del w:id="575" w:author="Steffen Oppel" w:date="2025-10-06T13:40:00Z" w16du:dateUtc="2025-10-06T11:40:00Z">
          <w:r w:rsidR="00007E11" w:rsidDel="00D078F1">
            <w:rPr>
              <w:rFonts w:ascii="Times New Roman" w:hAnsi="Times New Roman"/>
            </w:rPr>
            <w:delText>south</w:delText>
          </w:r>
        </w:del>
      </w:ins>
      <w:ins w:id="576" w:author="Steffen Oppel" w:date="2025-10-06T13:40:00Z" w16du:dateUtc="2025-10-06T11:40:00Z">
        <w:r w:rsidR="00D078F1">
          <w:rPr>
            <w:rFonts w:ascii="Times New Roman" w:hAnsi="Times New Roman"/>
          </w:rPr>
          <w:t>east</w:t>
        </w:r>
      </w:ins>
      <w:ins w:id="577" w:author="Jaume Badia" w:date="2025-10-03T12:00:00Z" w16du:dateUtc="2025-10-03T10:00:00Z">
        <w:r w:rsidR="00007E11">
          <w:rPr>
            <w:rFonts w:ascii="Times New Roman" w:hAnsi="Times New Roman"/>
          </w:rPr>
          <w:t xml:space="preserve">ern Polish population in the </w:t>
        </w:r>
      </w:ins>
      <w:proofErr w:type="spellStart"/>
      <w:ins w:id="578" w:author="Jaume Badia" w:date="2025-10-03T12:01:00Z" w16du:dateUtc="2025-10-03T10:01:00Z">
        <w:r w:rsidR="00007E11">
          <w:rPr>
            <w:rFonts w:ascii="Times New Roman" w:hAnsi="Times New Roman"/>
          </w:rPr>
          <w:t>Biebrza</w:t>
        </w:r>
        <w:proofErr w:type="spellEnd"/>
        <w:r w:rsidR="00007E11">
          <w:rPr>
            <w:rFonts w:ascii="Times New Roman" w:hAnsi="Times New Roman"/>
          </w:rPr>
          <w:t xml:space="preserve"> marshes</w:t>
        </w:r>
      </w:ins>
      <w:ins w:id="579" w:author="Steffen Oppel" w:date="2025-10-06T13:40:00Z" w16du:dateUtc="2025-10-06T11:40:00Z">
        <w:r w:rsidR="005F7DDE" w:rsidRPr="005F7DDE">
          <w:rPr>
            <w:rFonts w:ascii="Times New Roman" w:hAnsi="Times New Roman"/>
          </w:rPr>
          <w:t xml:space="preserve"> </w:t>
        </w:r>
        <w:r w:rsidR="005F7DDE">
          <w:rPr>
            <w:rFonts w:ascii="Times New Roman" w:hAnsi="Times New Roman"/>
          </w:rPr>
          <w:t>as an informative prior</w:t>
        </w:r>
      </w:ins>
      <w:ins w:id="580" w:author="Jaume Badia" w:date="2025-10-03T12:01:00Z" w16du:dateUtc="2025-10-03T10:01:00Z">
        <w:r w:rsidR="00007E11">
          <w:rPr>
            <w:rFonts w:ascii="Times New Roman" w:hAnsi="Times New Roman"/>
          </w:rPr>
          <w:t xml:space="preserve"> </w:t>
        </w:r>
      </w:ins>
      <w:ins w:id="581" w:author="Jaume Badia" w:date="2025-10-03T12:02:00Z" w16du:dateUtc="2025-10-03T10:02:00Z">
        <w:r w:rsidR="00007E11" w:rsidRPr="00C40723">
          <w:rPr>
            <w:rFonts w:ascii="Times New Roman" w:hAnsi="Times New Roman"/>
          </w:rPr>
          <w:t>(</w:t>
        </w:r>
      </w:ins>
      <w:ins w:id="582" w:author="Jaume Badia" w:date="2025-10-03T12:15:00Z" w16du:dateUtc="2025-10-03T10:15:00Z">
        <w:r w:rsidR="005677D6">
          <w:rPr>
            <w:rFonts w:ascii="Times New Roman" w:hAnsi="Times New Roman"/>
          </w:rPr>
          <w:t xml:space="preserve">a normal distribution with a mean of </w:t>
        </w:r>
      </w:ins>
      <w:ins w:id="583" w:author="Jaume Badia" w:date="2025-10-03T12:03:00Z" w16du:dateUtc="2025-10-03T10:03:00Z">
        <w:r w:rsidR="00007E11">
          <w:rPr>
            <w:rFonts w:ascii="Times New Roman" w:hAnsi="Times New Roman"/>
          </w:rPr>
          <w:t>3.5 fledglings per b</w:t>
        </w:r>
        <w:r w:rsidR="006D6AFF">
          <w:rPr>
            <w:rFonts w:ascii="Times New Roman" w:hAnsi="Times New Roman"/>
          </w:rPr>
          <w:t xml:space="preserve">rood with a standard deviation of 1.8, </w:t>
        </w:r>
      </w:ins>
      <w:proofErr w:type="spellStart"/>
      <w:ins w:id="584" w:author="Jaume Badia" w:date="2025-10-03T12:02:00Z" w16du:dateUtc="2025-10-03T10:02:00Z">
        <w:r w:rsidR="00007E11" w:rsidRPr="00C40723">
          <w:rPr>
            <w:rFonts w:ascii="Times New Roman" w:hAnsi="Times New Roman"/>
          </w:rPr>
          <w:t>Dyrcz</w:t>
        </w:r>
        <w:proofErr w:type="spellEnd"/>
        <w:r w:rsidR="00007E11" w:rsidRPr="00C40723">
          <w:rPr>
            <w:rFonts w:ascii="Times New Roman" w:hAnsi="Times New Roman"/>
          </w:rPr>
          <w:t xml:space="preserve"> and Zdunek 1993b</w:t>
        </w:r>
        <w:r w:rsidR="00007E11">
          <w:rPr>
            <w:rFonts w:ascii="Times New Roman" w:hAnsi="Times New Roman"/>
          </w:rPr>
          <w:t>,</w:t>
        </w:r>
        <w:r w:rsidR="00007E11" w:rsidRPr="00C40723">
          <w:rPr>
            <w:rFonts w:ascii="Times New Roman" w:hAnsi="Times New Roman"/>
          </w:rPr>
          <w:t xml:space="preserve"> Kubacka et al. 2014)</w:t>
        </w:r>
      </w:ins>
      <w:ins w:id="585" w:author="Steffen Oppel" w:date="2025-10-06T13:43:00Z" w16du:dateUtc="2025-10-06T11:43:00Z">
        <w:r w:rsidR="00D865F0">
          <w:rPr>
            <w:rFonts w:ascii="Times New Roman" w:hAnsi="Times New Roman"/>
          </w:rPr>
          <w:t xml:space="preserve">, because no </w:t>
        </w:r>
        <w:r w:rsidR="00441669">
          <w:rPr>
            <w:rFonts w:ascii="Times New Roman" w:hAnsi="Times New Roman"/>
          </w:rPr>
          <w:t>independent data existed from the Pomeranian population</w:t>
        </w:r>
      </w:ins>
      <w:ins w:id="586" w:author="Jaume Badia" w:date="2025-10-03T12:02:00Z" w16du:dateUtc="2025-10-03T10:02:00Z">
        <w:r w:rsidR="00007E11">
          <w:rPr>
            <w:rFonts w:ascii="Times New Roman" w:hAnsi="Times New Roman"/>
          </w:rPr>
          <w:t xml:space="preserve">. </w:t>
        </w:r>
        <w:commentRangeEnd w:id="571"/>
        <w:r w:rsidR="00007E11">
          <w:rPr>
            <w:rStyle w:val="CommentReference"/>
            <w:szCs w:val="20"/>
          </w:rPr>
          <w:commentReference w:id="571"/>
        </w:r>
      </w:ins>
    </w:p>
    <w:p w14:paraId="483AA1D2" w14:textId="18679331" w:rsidR="001B7643" w:rsidRDefault="00F4006E" w:rsidP="00F15787">
      <w:pPr>
        <w:spacing w:after="0" w:line="480" w:lineRule="auto"/>
        <w:jc w:val="both"/>
        <w:rPr>
          <w:ins w:id="587" w:author="Steffen Oppel" w:date="2025-10-06T13:08:00Z" w16du:dateUtc="2025-10-06T11:08:00Z"/>
          <w:rFonts w:ascii="Times New Roman" w:hAnsi="Times New Roman"/>
        </w:rPr>
      </w:pPr>
      <w:ins w:id="588" w:author="Jaume Badia" w:date="2025-10-03T13:25:00Z" w16du:dateUtc="2025-10-03T11:25:00Z">
        <w:del w:id="589" w:author="Steffen Oppel" w:date="2025-10-06T13:52:00Z" w16du:dateUtc="2025-10-06T11:52:00Z">
          <w:r w:rsidDel="00614957">
            <w:rPr>
              <w:rFonts w:ascii="Times New Roman" w:hAnsi="Times New Roman"/>
            </w:rPr>
            <w:delText>As for second breeding attempts,</w:delText>
          </w:r>
        </w:del>
      </w:ins>
      <w:ins w:id="590" w:author="Steffen Oppel" w:date="2025-10-06T13:52:00Z" w16du:dateUtc="2025-10-06T11:52:00Z">
        <w:r w:rsidR="00614957">
          <w:rPr>
            <w:rFonts w:ascii="Times New Roman" w:hAnsi="Times New Roman"/>
          </w:rPr>
          <w:t>W</w:t>
        </w:r>
      </w:ins>
      <w:ins w:id="591" w:author="Jaume Badia" w:date="2025-10-03T13:22:00Z" w16du:dateUtc="2025-10-03T11:22:00Z">
        <w:del w:id="592" w:author="Steffen Oppel" w:date="2025-10-06T13:52:00Z" w16du:dateUtc="2025-10-06T11:52:00Z">
          <w:r w:rsidR="00AF1D39" w:rsidDel="00614957">
            <w:rPr>
              <w:rFonts w:ascii="Times New Roman" w:hAnsi="Times New Roman"/>
            </w:rPr>
            <w:delText xml:space="preserve"> w</w:delText>
          </w:r>
        </w:del>
        <w:r w:rsidR="00AF1D39">
          <w:rPr>
            <w:rFonts w:ascii="Times New Roman" w:hAnsi="Times New Roman"/>
          </w:rPr>
          <w:t>e assumed that</w:t>
        </w:r>
        <w:del w:id="593" w:author="Steffen Oppel" w:date="2025-10-06T13:52:00Z" w16du:dateUtc="2025-10-06T11:52:00Z">
          <w:r w:rsidR="00AF1D39" w:rsidDel="007040DC">
            <w:rPr>
              <w:rFonts w:ascii="Times New Roman" w:hAnsi="Times New Roman"/>
            </w:rPr>
            <w:delText>, in the past,</w:delText>
          </w:r>
        </w:del>
        <w:r w:rsidR="00AF1D39">
          <w:rPr>
            <w:rFonts w:ascii="Times New Roman" w:hAnsi="Times New Roman"/>
          </w:rPr>
          <w:t xml:space="preserve"> intensive agricultural management and early mowing of breeding habitats </w:t>
        </w:r>
      </w:ins>
      <w:ins w:id="594" w:author="Jaume Badia" w:date="2025-10-03T13:23:00Z" w16du:dateUtc="2025-10-03T11:23:00Z">
        <w:r w:rsidR="00AF1D39">
          <w:rPr>
            <w:rFonts w:ascii="Times New Roman" w:hAnsi="Times New Roman"/>
          </w:rPr>
          <w:t xml:space="preserve">did not permit a second breeding attempt </w:t>
        </w:r>
        <w:del w:id="595" w:author="Steffen Oppel" w:date="2025-10-06T13:53:00Z" w16du:dateUtc="2025-10-06T11:53:00Z">
          <w:r w:rsidR="00AF1D39" w:rsidDel="007040DC">
            <w:rPr>
              <w:rFonts w:ascii="Times New Roman" w:hAnsi="Times New Roman"/>
            </w:rPr>
            <w:delText>late in the season</w:delText>
          </w:r>
        </w:del>
      </w:ins>
      <w:ins w:id="596" w:author="Steffen Oppel" w:date="2025-10-06T13:53:00Z" w16du:dateUtc="2025-10-06T11:53:00Z">
        <w:r w:rsidR="007040DC">
          <w:rPr>
            <w:rFonts w:ascii="Times New Roman" w:hAnsi="Times New Roman"/>
          </w:rPr>
          <w:t>in the past</w:t>
        </w:r>
      </w:ins>
      <w:ins w:id="597" w:author="Jaume Badia" w:date="2025-10-03T13:25:00Z" w16du:dateUtc="2025-10-03T11:25:00Z">
        <w:r>
          <w:rPr>
            <w:rFonts w:ascii="Times New Roman" w:hAnsi="Times New Roman"/>
          </w:rPr>
          <w:t xml:space="preserve"> (</w:t>
        </w:r>
        <w:proofErr w:type="spellStart"/>
        <w:del w:id="598" w:author="Steffen Oppel" w:date="2025-10-06T13:39:00Z" w16du:dateUtc="2025-10-06T11:39:00Z">
          <w:r w:rsidRPr="00F4006E" w:rsidDel="00FF70D0">
            <w:rPr>
              <w:rFonts w:ascii="Times New Roman" w:hAnsi="Times New Roman"/>
              <w:highlight w:val="yellow"/>
              <w:rPrChange w:id="599" w:author="Jaume Badia" w:date="2025-10-03T13:25:00Z" w16du:dateUtc="2025-10-03T11:25:00Z">
                <w:rPr>
                  <w:rFonts w:ascii="Times New Roman" w:hAnsi="Times New Roman"/>
                </w:rPr>
              </w:rPrChange>
            </w:rPr>
            <w:delText>cite whatever, even expert advice in personal communications</w:delText>
          </w:r>
        </w:del>
      </w:ins>
      <w:ins w:id="600" w:author="Steffen Oppel" w:date="2025-10-06T13:39:00Z" w16du:dateUtc="2025-10-06T11:39:00Z">
        <w:r w:rsidR="00FF70D0">
          <w:rPr>
            <w:rFonts w:ascii="Times New Roman" w:hAnsi="Times New Roman"/>
          </w:rPr>
          <w:t>Tannenberger</w:t>
        </w:r>
        <w:proofErr w:type="spellEnd"/>
        <w:r w:rsidR="00FF70D0">
          <w:rPr>
            <w:rFonts w:ascii="Times New Roman" w:hAnsi="Times New Roman"/>
          </w:rPr>
          <w:t xml:space="preserve"> et al. 2018</w:t>
        </w:r>
      </w:ins>
      <w:ins w:id="601" w:author="Jaume Badia" w:date="2025-10-03T13:25:00Z" w16du:dateUtc="2025-10-03T11:25:00Z">
        <w:r>
          <w:rPr>
            <w:rFonts w:ascii="Times New Roman" w:hAnsi="Times New Roman"/>
          </w:rPr>
          <w:t>)</w:t>
        </w:r>
      </w:ins>
      <w:ins w:id="602" w:author="Jaume Badia" w:date="2025-10-03T13:23:00Z" w16du:dateUtc="2025-10-03T11:23:00Z">
        <w:r w:rsidR="00AF1D39">
          <w:rPr>
            <w:rFonts w:ascii="Times New Roman" w:hAnsi="Times New Roman"/>
          </w:rPr>
          <w:t xml:space="preserve">. Therefore, second broods were only </w:t>
        </w:r>
        <w:del w:id="603" w:author="Steffen Oppel" w:date="2025-10-06T13:53:00Z" w16du:dateUtc="2025-10-06T11:53:00Z">
          <w:r w:rsidR="00AF1D39" w:rsidDel="007040DC">
            <w:rPr>
              <w:rFonts w:ascii="Times New Roman" w:hAnsi="Times New Roman"/>
            </w:rPr>
            <w:delText>modelled</w:delText>
          </w:r>
        </w:del>
      </w:ins>
      <w:ins w:id="604" w:author="Steffen Oppel" w:date="2025-10-06T13:53:00Z" w16du:dateUtc="2025-10-06T11:53:00Z">
        <w:r w:rsidR="007040DC">
          <w:rPr>
            <w:rFonts w:ascii="Times New Roman" w:hAnsi="Times New Roman"/>
          </w:rPr>
          <w:t>included</w:t>
        </w:r>
      </w:ins>
      <w:ins w:id="605" w:author="Jaume Badia" w:date="2025-10-03T13:23:00Z" w16du:dateUtc="2025-10-03T11:23:00Z">
        <w:r w:rsidR="00AF1D39">
          <w:rPr>
            <w:rFonts w:ascii="Times New Roman" w:hAnsi="Times New Roman"/>
          </w:rPr>
          <w:t xml:space="preserve"> in hypothetical </w:t>
        </w:r>
      </w:ins>
      <w:ins w:id="606" w:author="Jaume Badia" w:date="2025-10-03T13:24:00Z" w16du:dateUtc="2025-10-03T11:24:00Z">
        <w:r>
          <w:rPr>
            <w:rFonts w:ascii="Times New Roman" w:hAnsi="Times New Roman"/>
          </w:rPr>
          <w:t>scenarios in the past or in future management scenarios</w:t>
        </w:r>
      </w:ins>
      <w:ins w:id="607" w:author="Jaume Badia" w:date="2025-10-03T13:25:00Z" w16du:dateUtc="2025-10-03T11:25:00Z">
        <w:r>
          <w:rPr>
            <w:rFonts w:ascii="Times New Roman" w:hAnsi="Times New Roman"/>
          </w:rPr>
          <w:t xml:space="preserve"> (see </w:t>
        </w:r>
        <w:del w:id="608" w:author="Steffen Oppel" w:date="2025-10-06T13:53:00Z" w16du:dateUtc="2025-10-06T11:53:00Z">
          <w:r w:rsidDel="00C721CC">
            <w:rPr>
              <w:rFonts w:ascii="Times New Roman" w:hAnsi="Times New Roman"/>
            </w:rPr>
            <w:delText xml:space="preserve">detailed explanation below in </w:delText>
          </w:r>
        </w:del>
      </w:ins>
      <w:ins w:id="609" w:author="Jaume Badia" w:date="2025-10-03T13:26:00Z" w16du:dateUtc="2025-10-03T11:26:00Z">
        <w:del w:id="610" w:author="Steffen Oppel" w:date="2025-10-06T13:53:00Z" w16du:dateUtc="2025-10-06T11:53:00Z">
          <w:r w:rsidDel="00C721CC">
            <w:rPr>
              <w:rFonts w:ascii="Times New Roman" w:hAnsi="Times New Roman"/>
            </w:rPr>
            <w:delText xml:space="preserve">section </w:delText>
          </w:r>
        </w:del>
      </w:ins>
      <w:ins w:id="611" w:author="Jaume Badia" w:date="2025-10-03T13:25:00Z" w16du:dateUtc="2025-10-03T11:25:00Z">
        <w:r>
          <w:rPr>
            <w:rFonts w:ascii="Times New Roman" w:hAnsi="Times New Roman"/>
          </w:rPr>
          <w:t>“Re</w:t>
        </w:r>
      </w:ins>
      <w:ins w:id="612" w:author="Jaume Badia" w:date="2025-10-03T13:26:00Z" w16du:dateUtc="2025-10-03T11:26:00Z">
        <w:r>
          <w:rPr>
            <w:rFonts w:ascii="Times New Roman" w:hAnsi="Times New Roman"/>
          </w:rPr>
          <w:t>inforcement and management scenarios”).</w:t>
        </w:r>
        <w:r w:rsidR="00F15787">
          <w:rPr>
            <w:rFonts w:ascii="Times New Roman" w:hAnsi="Times New Roman"/>
          </w:rPr>
          <w:t xml:space="preserve"> </w:t>
        </w:r>
        <w:del w:id="613" w:author="Steffen Oppel" w:date="2025-10-06T13:54:00Z" w16du:dateUtc="2025-10-06T11:54:00Z">
          <w:r w:rsidR="00F15787" w:rsidDel="00C721CC">
            <w:rPr>
              <w:rFonts w:ascii="Times New Roman" w:hAnsi="Times New Roman"/>
            </w:rPr>
            <w:delText>The existing data suggested that, when s</w:delText>
          </w:r>
        </w:del>
      </w:ins>
      <w:ins w:id="614" w:author="Steffen Oppel" w:date="2025-10-06T13:54:00Z" w16du:dateUtc="2025-10-06T11:54:00Z">
        <w:r w:rsidR="00C721CC">
          <w:rPr>
            <w:rFonts w:ascii="Times New Roman" w:hAnsi="Times New Roman"/>
          </w:rPr>
          <w:t>S</w:t>
        </w:r>
      </w:ins>
      <w:ins w:id="615" w:author="Jaume Badia" w:date="2025-10-03T13:26:00Z" w16du:dateUtc="2025-10-03T11:26:00Z">
        <w:r w:rsidR="00F15787">
          <w:rPr>
            <w:rFonts w:ascii="Times New Roman" w:hAnsi="Times New Roman"/>
          </w:rPr>
          <w:t xml:space="preserve">econd breeding attempts were </w:t>
        </w:r>
        <w:del w:id="616" w:author="Steffen Oppel" w:date="2025-10-06T13:54:00Z" w16du:dateUtc="2025-10-06T11:54:00Z">
          <w:r w:rsidR="00F15787" w:rsidDel="00C721CC">
            <w:rPr>
              <w:rFonts w:ascii="Times New Roman" w:hAnsi="Times New Roman"/>
            </w:rPr>
            <w:delText xml:space="preserve">possible, they were </w:delText>
          </w:r>
        </w:del>
        <w:r w:rsidR="00F15787">
          <w:rPr>
            <w:rFonts w:ascii="Times New Roman" w:hAnsi="Times New Roman"/>
          </w:rPr>
          <w:t xml:space="preserve">only </w:t>
        </w:r>
      </w:ins>
      <w:ins w:id="617" w:author="Jaume Badia" w:date="2025-10-03T12:12:00Z" w16du:dateUtc="2025-10-03T10:12:00Z">
        <w:r w:rsidR="00F8753F">
          <w:rPr>
            <w:rFonts w:ascii="Times New Roman" w:hAnsi="Times New Roman"/>
          </w:rPr>
          <w:t xml:space="preserve">attempted by </w:t>
        </w:r>
        <w:del w:id="618" w:author="Steffen Oppel" w:date="2025-10-06T13:54:00Z" w16du:dateUtc="2025-10-06T11:54:00Z">
          <w:r w:rsidR="00F8753F" w:rsidDel="00C721CC">
            <w:rPr>
              <w:rFonts w:ascii="Times New Roman" w:hAnsi="Times New Roman"/>
            </w:rPr>
            <w:delText xml:space="preserve">a fraction of the population. </w:delText>
          </w:r>
        </w:del>
      </w:ins>
      <w:ins w:id="619" w:author="Jaume Badia" w:date="2025-10-03T12:08:00Z" w16du:dateUtc="2025-10-03T10:08:00Z">
        <w:del w:id="620" w:author="Steffen Oppel" w:date="2025-10-06T13:54:00Z" w16du:dateUtc="2025-10-06T11:54:00Z">
          <w:r w:rsidR="004A7A88" w:rsidDel="00C721CC">
            <w:rPr>
              <w:rFonts w:ascii="Times New Roman" w:hAnsi="Times New Roman"/>
            </w:rPr>
            <w:delText xml:space="preserve">Under optimal conditions, </w:delText>
          </w:r>
        </w:del>
        <w:r w:rsidR="004A7A88">
          <w:rPr>
            <w:rFonts w:ascii="Times New Roman" w:hAnsi="Times New Roman"/>
          </w:rPr>
          <w:t xml:space="preserve">up to 50% of the females </w:t>
        </w:r>
        <w:del w:id="621" w:author="Steffen Oppel" w:date="2025-10-06T13:54:00Z" w16du:dateUtc="2025-10-06T11:54:00Z">
          <w:r w:rsidR="004A7A88" w:rsidDel="00C721CC">
            <w:rPr>
              <w:rFonts w:ascii="Times New Roman" w:hAnsi="Times New Roman"/>
            </w:rPr>
            <w:delText>initiate a second brood</w:delText>
          </w:r>
        </w:del>
      </w:ins>
      <w:ins w:id="622" w:author="Steffen Oppel" w:date="2025-10-06T13:54:00Z" w16du:dateUtc="2025-10-06T11:54:00Z">
        <w:r w:rsidR="00C721CC">
          <w:rPr>
            <w:rFonts w:ascii="Times New Roman" w:hAnsi="Times New Roman"/>
          </w:rPr>
          <w:t>in a population</w:t>
        </w:r>
      </w:ins>
      <w:ins w:id="623" w:author="Steffen Oppel" w:date="2025-10-06T13:56:00Z" w16du:dateUtc="2025-10-06T11:56:00Z">
        <w:r w:rsidR="009C3DFC">
          <w:rPr>
            <w:rFonts w:ascii="Times New Roman" w:hAnsi="Times New Roman"/>
          </w:rPr>
          <w:t xml:space="preserve"> under optimal conditions</w:t>
        </w:r>
      </w:ins>
      <w:ins w:id="624" w:author="Jaume Badia" w:date="2025-10-03T12:08:00Z" w16du:dateUtc="2025-10-03T10:08:00Z">
        <w:r w:rsidR="004A7A88">
          <w:rPr>
            <w:rFonts w:ascii="Times New Roman" w:hAnsi="Times New Roman"/>
          </w:rPr>
          <w:t xml:space="preserve"> </w:t>
        </w:r>
        <w:r w:rsidR="004A7A88" w:rsidRPr="00C40723">
          <w:rPr>
            <w:rFonts w:ascii="Times New Roman" w:hAnsi="Times New Roman"/>
          </w:rPr>
          <w:t>(</w:t>
        </w:r>
        <w:proofErr w:type="spellStart"/>
        <w:r w:rsidR="004A7A88" w:rsidRPr="00C40723">
          <w:rPr>
            <w:rFonts w:ascii="Times New Roman" w:hAnsi="Times New Roman"/>
          </w:rPr>
          <w:t>Dyrcz</w:t>
        </w:r>
        <w:proofErr w:type="spellEnd"/>
        <w:r w:rsidR="004A7A88" w:rsidRPr="00C40723">
          <w:rPr>
            <w:rFonts w:ascii="Times New Roman" w:hAnsi="Times New Roman"/>
          </w:rPr>
          <w:t xml:space="preserve"> and Zdunek 1993b</w:t>
        </w:r>
        <w:r w:rsidR="004A7A88">
          <w:rPr>
            <w:rFonts w:ascii="Times New Roman" w:hAnsi="Times New Roman"/>
          </w:rPr>
          <w:t>,</w:t>
        </w:r>
        <w:r w:rsidR="004A7A88" w:rsidRPr="00C40723">
          <w:rPr>
            <w:rFonts w:ascii="Times New Roman" w:hAnsi="Times New Roman"/>
          </w:rPr>
          <w:t xml:space="preserve"> Schulze-Hagen et al. 1999)</w:t>
        </w:r>
        <w:r w:rsidR="004A7A88">
          <w:rPr>
            <w:rFonts w:ascii="Times New Roman" w:hAnsi="Times New Roman"/>
          </w:rPr>
          <w:t>.</w:t>
        </w:r>
      </w:ins>
      <w:ins w:id="625" w:author="Jaume Badia" w:date="2025-10-03T12:13:00Z" w16du:dateUtc="2025-10-03T10:13:00Z">
        <w:r w:rsidR="002E222B">
          <w:rPr>
            <w:rFonts w:ascii="Times New Roman" w:hAnsi="Times New Roman"/>
          </w:rPr>
          <w:t xml:space="preserve"> </w:t>
        </w:r>
        <w:del w:id="626" w:author="Steffen Oppel" w:date="2025-10-06T13:55:00Z" w16du:dateUtc="2025-10-06T11:55:00Z">
          <w:r w:rsidR="002E222B" w:rsidDel="0027144F">
            <w:rPr>
              <w:rFonts w:ascii="Times New Roman" w:hAnsi="Times New Roman"/>
            </w:rPr>
            <w:delText xml:space="preserve">Given our lack of </w:delText>
          </w:r>
        </w:del>
      </w:ins>
      <w:ins w:id="627" w:author="Jaume Badia" w:date="2025-10-03T13:27:00Z" w16du:dateUtc="2025-10-03T11:27:00Z">
        <w:del w:id="628" w:author="Steffen Oppel" w:date="2025-10-06T13:55:00Z" w16du:dateUtc="2025-10-06T11:55:00Z">
          <w:r w:rsidR="00F15787" w:rsidDel="0027144F">
            <w:rPr>
              <w:rFonts w:ascii="Times New Roman" w:hAnsi="Times New Roman"/>
            </w:rPr>
            <w:delText>data</w:delText>
          </w:r>
        </w:del>
      </w:ins>
      <w:ins w:id="629" w:author="Steffen Oppel" w:date="2025-10-06T13:55:00Z" w16du:dateUtc="2025-10-06T11:55:00Z">
        <w:r w:rsidR="0027144F">
          <w:rPr>
            <w:rFonts w:ascii="Times New Roman" w:hAnsi="Times New Roman"/>
          </w:rPr>
          <w:t>To reflect the uncertainty</w:t>
        </w:r>
      </w:ins>
      <w:ins w:id="630" w:author="Jaume Badia" w:date="2025-10-03T12:13:00Z" w16du:dateUtc="2025-10-03T10:13:00Z">
        <w:r w:rsidR="002E222B">
          <w:rPr>
            <w:rFonts w:ascii="Times New Roman" w:hAnsi="Times New Roman"/>
          </w:rPr>
          <w:t xml:space="preserve"> about </w:t>
        </w:r>
      </w:ins>
      <w:ins w:id="631" w:author="Jaume Badia" w:date="2025-10-03T13:27:00Z" w16du:dateUtc="2025-10-03T11:27:00Z">
        <w:r w:rsidR="00F15787">
          <w:rPr>
            <w:rFonts w:ascii="Times New Roman" w:hAnsi="Times New Roman"/>
          </w:rPr>
          <w:t xml:space="preserve">the fraction of </w:t>
        </w:r>
      </w:ins>
      <w:ins w:id="632" w:author="Jaume Badia" w:date="2025-10-03T12:13:00Z" w16du:dateUtc="2025-10-03T10:13:00Z">
        <w:r w:rsidR="00A21BD1">
          <w:rPr>
            <w:rFonts w:ascii="Times New Roman" w:hAnsi="Times New Roman"/>
          </w:rPr>
          <w:t xml:space="preserve">second broods </w:t>
        </w:r>
      </w:ins>
      <w:ins w:id="633" w:author="Jaume Badia" w:date="2025-10-03T13:27:00Z" w16du:dateUtc="2025-10-03T11:27:00Z">
        <w:r w:rsidR="00F15787">
          <w:rPr>
            <w:rFonts w:ascii="Times New Roman" w:hAnsi="Times New Roman"/>
          </w:rPr>
          <w:t xml:space="preserve">attempted </w:t>
        </w:r>
      </w:ins>
      <w:ins w:id="634" w:author="Jaume Badia" w:date="2025-10-03T12:13:00Z" w16du:dateUtc="2025-10-03T10:13:00Z">
        <w:r w:rsidR="00A21BD1">
          <w:rPr>
            <w:rFonts w:ascii="Times New Roman" w:hAnsi="Times New Roman"/>
          </w:rPr>
          <w:t xml:space="preserve">in the study population, we modelled this proportion </w:t>
        </w:r>
      </w:ins>
      <w:ins w:id="635" w:author="Jaume Badia" w:date="2025-10-03T12:14:00Z" w16du:dateUtc="2025-10-03T10:14:00Z">
        <w:r w:rsidR="00A21BD1">
          <w:rPr>
            <w:rFonts w:ascii="Times New Roman" w:hAnsi="Times New Roman"/>
          </w:rPr>
          <w:t xml:space="preserve">using a normal distribution with </w:t>
        </w:r>
        <w:r w:rsidR="006A5F08">
          <w:rPr>
            <w:rFonts w:ascii="Times New Roman" w:hAnsi="Times New Roman"/>
          </w:rPr>
          <w:t xml:space="preserve">a </w:t>
        </w:r>
        <w:del w:id="636" w:author="Steffen Oppel" w:date="2025-10-06T13:55:00Z" w16du:dateUtc="2025-10-06T11:55:00Z">
          <w:r w:rsidR="006A5F08" w:rsidDel="0027144F">
            <w:rPr>
              <w:rFonts w:ascii="Times New Roman" w:hAnsi="Times New Roman"/>
            </w:rPr>
            <w:delText xml:space="preserve">lower </w:delText>
          </w:r>
        </w:del>
        <w:r w:rsidR="006A5F08">
          <w:rPr>
            <w:rFonts w:ascii="Times New Roman" w:hAnsi="Times New Roman"/>
          </w:rPr>
          <w:t xml:space="preserve">mean of 0.25 and a </w:t>
        </w:r>
        <w:del w:id="637" w:author="Steffen Oppel" w:date="2025-10-06T13:56:00Z" w16du:dateUtc="2025-10-06T11:56:00Z">
          <w:r w:rsidR="006A5F08" w:rsidDel="0027144F">
            <w:rPr>
              <w:rFonts w:ascii="Times New Roman" w:hAnsi="Times New Roman"/>
            </w:rPr>
            <w:delText xml:space="preserve">large </w:delText>
          </w:r>
        </w:del>
        <w:r w:rsidR="006A5F08">
          <w:rPr>
            <w:rFonts w:ascii="Times New Roman" w:hAnsi="Times New Roman"/>
          </w:rPr>
          <w:t xml:space="preserve">standard deviation of 0.07. The </w:t>
        </w:r>
        <w:del w:id="638" w:author="Steffen Oppel" w:date="2025-10-06T14:00:00Z" w16du:dateUtc="2025-10-06T12:00:00Z">
          <w:r w:rsidR="006F2B32" w:rsidDel="00985667">
            <w:rPr>
              <w:rFonts w:ascii="Times New Roman" w:hAnsi="Times New Roman"/>
            </w:rPr>
            <w:delText>productivity</w:delText>
          </w:r>
        </w:del>
        <w:r w:rsidR="006F2B32">
          <w:rPr>
            <w:rFonts w:ascii="Times New Roman" w:hAnsi="Times New Roman"/>
          </w:rPr>
          <w:t xml:space="preserve"> </w:t>
        </w:r>
        <w:del w:id="639" w:author="Steffen Oppel" w:date="2025-10-06T13:57:00Z" w16du:dateUtc="2025-10-06T11:57:00Z">
          <w:r w:rsidR="006F2B32" w:rsidDel="00B67E99">
            <w:rPr>
              <w:rFonts w:ascii="Times New Roman" w:hAnsi="Times New Roman"/>
            </w:rPr>
            <w:delText xml:space="preserve">rate </w:delText>
          </w:r>
        </w:del>
      </w:ins>
      <w:ins w:id="640" w:author="Steffen Oppel" w:date="2025-10-06T14:00:00Z" w16du:dateUtc="2025-10-06T12:00:00Z">
        <w:r w:rsidR="0079671A">
          <w:rPr>
            <w:rFonts w:ascii="Times New Roman" w:hAnsi="Times New Roman"/>
          </w:rPr>
          <w:t>number of chicks produced by</w:t>
        </w:r>
      </w:ins>
      <w:ins w:id="641" w:author="Jaume Badia" w:date="2025-10-03T12:14:00Z" w16du:dateUtc="2025-10-03T10:14:00Z">
        <w:del w:id="642" w:author="Steffen Oppel" w:date="2025-10-06T14:00:00Z" w16du:dateUtc="2025-10-06T12:00:00Z">
          <w:r w:rsidR="006F2B32" w:rsidDel="0079671A">
            <w:rPr>
              <w:rFonts w:ascii="Times New Roman" w:hAnsi="Times New Roman"/>
            </w:rPr>
            <w:delText>of</w:delText>
          </w:r>
        </w:del>
        <w:r w:rsidR="006F2B32">
          <w:rPr>
            <w:rFonts w:ascii="Times New Roman" w:hAnsi="Times New Roman"/>
          </w:rPr>
          <w:t xml:space="preserve"> second broods was </w:t>
        </w:r>
        <w:del w:id="643" w:author="Steffen Oppel" w:date="2025-10-06T13:57:00Z" w16du:dateUtc="2025-10-06T11:57:00Z">
          <w:r w:rsidR="006F2B32" w:rsidDel="00B67E99">
            <w:rPr>
              <w:rFonts w:ascii="Times New Roman" w:hAnsi="Times New Roman"/>
            </w:rPr>
            <w:delText xml:space="preserve">introduced </w:delText>
          </w:r>
        </w:del>
      </w:ins>
      <w:ins w:id="644" w:author="Jaume Badia" w:date="2025-10-03T12:15:00Z" w16du:dateUtc="2025-10-03T10:15:00Z">
        <w:del w:id="645" w:author="Steffen Oppel" w:date="2025-10-06T13:57:00Z" w16du:dateUtc="2025-10-06T11:57:00Z">
          <w:r w:rsidR="006F2B32" w:rsidDel="00B67E99">
            <w:rPr>
              <w:rFonts w:ascii="Times New Roman" w:hAnsi="Times New Roman"/>
            </w:rPr>
            <w:delText>with an</w:delText>
          </w:r>
        </w:del>
      </w:ins>
      <w:ins w:id="646" w:author="Steffen Oppel" w:date="2025-10-06T13:57:00Z" w16du:dateUtc="2025-10-06T11:57:00Z">
        <w:r w:rsidR="00B67E99">
          <w:rPr>
            <w:rFonts w:ascii="Times New Roman" w:hAnsi="Times New Roman"/>
          </w:rPr>
          <w:t>drawn from</w:t>
        </w:r>
      </w:ins>
      <w:ins w:id="647" w:author="Jaume Badia" w:date="2025-10-03T12:15:00Z" w16du:dateUtc="2025-10-03T10:15:00Z">
        <w:r w:rsidR="006F2B32">
          <w:rPr>
            <w:rFonts w:ascii="Times New Roman" w:hAnsi="Times New Roman"/>
          </w:rPr>
          <w:t xml:space="preserve"> informative prior </w:t>
        </w:r>
      </w:ins>
      <w:ins w:id="648" w:author="Steffen Oppel" w:date="2025-10-06T13:57:00Z" w16du:dateUtc="2025-10-06T11:57:00Z">
        <w:r w:rsidR="005450D8">
          <w:rPr>
            <w:rFonts w:ascii="Times New Roman" w:hAnsi="Times New Roman"/>
          </w:rPr>
          <w:t>information</w:t>
        </w:r>
      </w:ins>
      <w:ins w:id="649" w:author="Jaume Badia" w:date="2025-10-03T12:15:00Z" w16du:dateUtc="2025-10-03T10:15:00Z">
        <w:del w:id="650" w:author="Steffen Oppel" w:date="2025-10-06T13:57:00Z" w16du:dateUtc="2025-10-06T11:57:00Z">
          <w:r w:rsidR="005677D6" w:rsidDel="005450D8">
            <w:rPr>
              <w:rFonts w:ascii="Times New Roman" w:hAnsi="Times New Roman"/>
            </w:rPr>
            <w:delText>reflecting the estimates</w:delText>
          </w:r>
        </w:del>
        <w:r w:rsidR="005677D6">
          <w:rPr>
            <w:rFonts w:ascii="Times New Roman" w:hAnsi="Times New Roman"/>
          </w:rPr>
          <w:t xml:space="preserve"> from the </w:t>
        </w:r>
        <w:proofErr w:type="spellStart"/>
        <w:r w:rsidR="005677D6">
          <w:rPr>
            <w:rFonts w:ascii="Times New Roman" w:hAnsi="Times New Roman"/>
          </w:rPr>
          <w:t>Biebrza</w:t>
        </w:r>
        <w:proofErr w:type="spellEnd"/>
        <w:r w:rsidR="005677D6">
          <w:rPr>
            <w:rFonts w:ascii="Times New Roman" w:hAnsi="Times New Roman"/>
          </w:rPr>
          <w:t xml:space="preserve"> marshes,</w:t>
        </w:r>
        <w:r w:rsidR="006F2B32">
          <w:rPr>
            <w:rFonts w:ascii="Times New Roman" w:hAnsi="Times New Roman"/>
          </w:rPr>
          <w:t xml:space="preserve"> </w:t>
        </w:r>
        <w:del w:id="651" w:author="Steffen Oppel" w:date="2025-10-06T14:00:00Z" w16du:dateUtc="2025-10-06T12:00:00Z">
          <w:r w:rsidR="006F2B32" w:rsidDel="0079671A">
            <w:rPr>
              <w:rFonts w:ascii="Times New Roman" w:hAnsi="Times New Roman"/>
            </w:rPr>
            <w:delText>following a normal distribution</w:delText>
          </w:r>
          <w:r w:rsidR="005677D6" w:rsidDel="0079671A">
            <w:rPr>
              <w:rFonts w:ascii="Times New Roman" w:hAnsi="Times New Roman"/>
            </w:rPr>
            <w:delText xml:space="preserve"> with a </w:delText>
          </w:r>
        </w:del>
      </w:ins>
      <w:ins w:id="652" w:author="Steffen Oppel" w:date="2025-10-06T14:00:00Z" w16du:dateUtc="2025-10-06T12:00:00Z">
        <w:r w:rsidR="0079671A">
          <w:rPr>
            <w:rFonts w:ascii="Times New Roman" w:hAnsi="Times New Roman"/>
          </w:rPr>
          <w:t xml:space="preserve">where second broods resulted in a </w:t>
        </w:r>
      </w:ins>
      <w:ins w:id="653" w:author="Jaume Badia" w:date="2025-10-03T12:15:00Z" w16du:dateUtc="2025-10-03T10:15:00Z">
        <w:r w:rsidR="005677D6">
          <w:rPr>
            <w:rFonts w:ascii="Times New Roman" w:hAnsi="Times New Roman"/>
          </w:rPr>
          <w:t xml:space="preserve">mean of </w:t>
        </w:r>
        <w:r w:rsidR="00462079">
          <w:rPr>
            <w:rFonts w:ascii="Times New Roman" w:hAnsi="Times New Roman"/>
          </w:rPr>
          <w:t>2.75</w:t>
        </w:r>
      </w:ins>
      <w:ins w:id="654" w:author="Steffen Oppel" w:date="2025-10-06T14:01:00Z" w16du:dateUtc="2025-10-06T12:01:00Z">
        <w:r w:rsidR="002B7624">
          <w:rPr>
            <w:rFonts w:ascii="Times New Roman" w:hAnsi="Times New Roman"/>
          </w:rPr>
          <w:t xml:space="preserve"> ± 0.2</w:t>
        </w:r>
      </w:ins>
      <w:ins w:id="655" w:author="Jaume Badia" w:date="2025-10-03T12:15:00Z" w16du:dateUtc="2025-10-03T10:15:00Z">
        <w:r w:rsidR="00462079">
          <w:rPr>
            <w:rFonts w:ascii="Times New Roman" w:hAnsi="Times New Roman"/>
          </w:rPr>
          <w:t xml:space="preserve"> </w:t>
        </w:r>
        <w:del w:id="656" w:author="Steffen Oppel" w:date="2025-10-06T14:01:00Z" w16du:dateUtc="2025-10-06T12:01:00Z">
          <w:r w:rsidR="00462079" w:rsidDel="002B7624">
            <w:rPr>
              <w:rFonts w:ascii="Times New Roman" w:hAnsi="Times New Roman"/>
            </w:rPr>
            <w:delText>and a standard deviation of 0.2</w:delText>
          </w:r>
        </w:del>
      </w:ins>
      <w:ins w:id="657" w:author="Steffen Oppel" w:date="2025-10-06T14:01:00Z" w16du:dateUtc="2025-10-06T12:01:00Z">
        <w:r w:rsidR="002B7624">
          <w:rPr>
            <w:rFonts w:ascii="Times New Roman" w:hAnsi="Times New Roman"/>
          </w:rPr>
          <w:t xml:space="preserve"> fledglings</w:t>
        </w:r>
      </w:ins>
      <w:ins w:id="658" w:author="Jaume Badia" w:date="2025-10-03T12:15:00Z" w16du:dateUtc="2025-10-03T10:15:00Z">
        <w:r w:rsidR="00462079">
          <w:rPr>
            <w:rFonts w:ascii="Times New Roman" w:hAnsi="Times New Roman"/>
          </w:rPr>
          <w:t xml:space="preserve"> (Kubacka et al., 2014).</w:t>
        </w:r>
      </w:ins>
      <w:ins w:id="659" w:author="Steffen Oppel" w:date="2025-10-06T13:57:00Z" w16du:dateUtc="2025-10-06T11:57:00Z">
        <w:r w:rsidR="005450D8">
          <w:rPr>
            <w:rFonts w:ascii="Times New Roman" w:hAnsi="Times New Roman"/>
          </w:rPr>
          <w:t xml:space="preserve"> </w:t>
        </w:r>
      </w:ins>
      <w:ins w:id="660" w:author="Steffen Oppel" w:date="2025-10-06T13:59:00Z" w16du:dateUtc="2025-10-06T11:59:00Z">
        <w:r w:rsidR="00F86C6D">
          <w:rPr>
            <w:rFonts w:ascii="Times New Roman" w:hAnsi="Times New Roman"/>
          </w:rPr>
          <w:t xml:space="preserve">The </w:t>
        </w:r>
      </w:ins>
      <w:ins w:id="661" w:author="Steffen Oppel" w:date="2025-10-06T14:01:00Z" w16du:dateUtc="2025-10-06T12:01:00Z">
        <w:r w:rsidR="006D64D0">
          <w:rPr>
            <w:rFonts w:ascii="Times New Roman" w:hAnsi="Times New Roman"/>
          </w:rPr>
          <w:t xml:space="preserve">productivity of second broods was therefore </w:t>
        </w:r>
        <w:r w:rsidR="006D64D0">
          <w:rPr>
            <w:rFonts w:ascii="Times New Roman" w:hAnsi="Times New Roman"/>
          </w:rPr>
          <w:lastRenderedPageBreak/>
          <w:t>calculated as the proportion of females attempting a second brood, multiplied by the</w:t>
        </w:r>
      </w:ins>
      <w:ins w:id="662" w:author="Steffen Oppel" w:date="2025-10-06T14:02:00Z" w16du:dateUtc="2025-10-06T12:02:00Z">
        <w:r w:rsidR="006D64D0">
          <w:rPr>
            <w:rFonts w:ascii="Times New Roman" w:hAnsi="Times New Roman"/>
          </w:rPr>
          <w:t xml:space="preserve"> number of fledglings raised per </w:t>
        </w:r>
      </w:ins>
      <w:ins w:id="663" w:author="Steffen Oppel" w:date="2025-10-06T14:03:00Z" w16du:dateUtc="2025-10-06T12:03:00Z">
        <w:r w:rsidR="00893493">
          <w:rPr>
            <w:rFonts w:ascii="Times New Roman" w:hAnsi="Times New Roman"/>
          </w:rPr>
          <w:t xml:space="preserve">second </w:t>
        </w:r>
      </w:ins>
      <w:ins w:id="664" w:author="Steffen Oppel" w:date="2025-10-06T14:02:00Z" w16du:dateUtc="2025-10-06T12:02:00Z">
        <w:r w:rsidR="006D64D0">
          <w:rPr>
            <w:rFonts w:ascii="Times New Roman" w:hAnsi="Times New Roman"/>
          </w:rPr>
          <w:t>brood</w:t>
        </w:r>
        <w:r w:rsidR="007C1CAE">
          <w:rPr>
            <w:rFonts w:ascii="Times New Roman" w:hAnsi="Times New Roman"/>
          </w:rPr>
          <w:t xml:space="preserve">. </w:t>
        </w:r>
      </w:ins>
    </w:p>
    <w:p w14:paraId="1C0C345A" w14:textId="31BA0410" w:rsidR="006D6AFF" w:rsidRDefault="00462079" w:rsidP="00F15787">
      <w:pPr>
        <w:spacing w:after="0" w:line="480" w:lineRule="auto"/>
        <w:jc w:val="both"/>
        <w:rPr>
          <w:ins w:id="665" w:author="Jaume Badia" w:date="2025-10-03T12:05:00Z" w16du:dateUtc="2025-10-03T10:05:00Z"/>
          <w:rFonts w:ascii="Times New Roman" w:hAnsi="Times New Roman"/>
        </w:rPr>
      </w:pPr>
      <w:ins w:id="666" w:author="Jaume Badia" w:date="2025-10-03T12:15:00Z" w16du:dateUtc="2025-10-03T10:15:00Z">
        <w:del w:id="667" w:author="Steffen Oppel" w:date="2025-10-06T13:08:00Z" w16du:dateUtc="2025-10-06T11:08:00Z">
          <w:r w:rsidDel="001B7643">
            <w:rPr>
              <w:rFonts w:ascii="Times New Roman" w:hAnsi="Times New Roman"/>
            </w:rPr>
            <w:delText xml:space="preserve"> </w:delText>
          </w:r>
        </w:del>
      </w:ins>
    </w:p>
    <w:p w14:paraId="2AE68BE2" w14:textId="2C311FBA" w:rsidR="006C2FBB" w:rsidRDefault="00E8029F" w:rsidP="00376E6D">
      <w:pPr>
        <w:spacing w:after="0" w:line="480" w:lineRule="auto"/>
        <w:jc w:val="both"/>
        <w:rPr>
          <w:ins w:id="668" w:author="Jaume Badia" w:date="2025-10-03T12:20:00Z" w16du:dateUtc="2025-10-03T10:20:00Z"/>
          <w:rFonts w:ascii="Times New Roman" w:hAnsi="Times New Roman"/>
          <w:u w:val="single"/>
        </w:rPr>
      </w:pPr>
      <w:ins w:id="669" w:author="Jaume Badia" w:date="2025-10-03T12:20:00Z" w16du:dateUtc="2025-10-03T10:20:00Z">
        <w:del w:id="670" w:author="Steffen Oppel" w:date="2025-10-06T16:50:00Z" w16du:dateUtc="2025-10-06T14:50:00Z">
          <w:r w:rsidDel="00A337FD">
            <w:rPr>
              <w:rFonts w:ascii="Times New Roman" w:hAnsi="Times New Roman"/>
              <w:u w:val="single"/>
            </w:rPr>
            <w:delText>Modelling</w:delText>
          </w:r>
        </w:del>
      </w:ins>
      <w:ins w:id="671" w:author="Steffen Oppel" w:date="2025-10-06T16:50:00Z" w16du:dateUtc="2025-10-06T14:50:00Z">
        <w:r w:rsidR="00A337FD">
          <w:rPr>
            <w:rFonts w:ascii="Times New Roman" w:hAnsi="Times New Roman"/>
            <w:u w:val="single"/>
          </w:rPr>
          <w:t>Estimation of annual</w:t>
        </w:r>
      </w:ins>
      <w:ins w:id="672" w:author="Jaume Badia" w:date="2025-10-03T12:20:00Z" w16du:dateUtc="2025-10-03T10:20:00Z">
        <w:del w:id="673" w:author="Steffen Oppel" w:date="2025-10-06T16:51:00Z" w16du:dateUtc="2025-10-06T14:51:00Z">
          <w:r w:rsidDel="00A337FD">
            <w:rPr>
              <w:rFonts w:ascii="Times New Roman" w:hAnsi="Times New Roman"/>
              <w:u w:val="single"/>
            </w:rPr>
            <w:delText xml:space="preserve"> of</w:delText>
          </w:r>
        </w:del>
        <w:r>
          <w:rPr>
            <w:rFonts w:ascii="Times New Roman" w:hAnsi="Times New Roman"/>
            <w:u w:val="single"/>
          </w:rPr>
          <w:t xml:space="preserve"> survival </w:t>
        </w:r>
      </w:ins>
      <w:ins w:id="674" w:author="Steffen Oppel" w:date="2025-10-06T16:51:00Z" w16du:dateUtc="2025-10-06T14:51:00Z">
        <w:r w:rsidR="00A337FD">
          <w:rPr>
            <w:rFonts w:ascii="Times New Roman" w:hAnsi="Times New Roman"/>
            <w:u w:val="single"/>
          </w:rPr>
          <w:t>probability</w:t>
        </w:r>
      </w:ins>
      <w:ins w:id="675" w:author="Jaume Badia" w:date="2025-10-03T12:20:00Z" w16du:dateUtc="2025-10-03T10:20:00Z">
        <w:del w:id="676" w:author="Steffen Oppel" w:date="2025-10-06T16:51:00Z" w16du:dateUtc="2025-10-06T14:51:00Z">
          <w:r w:rsidDel="00A337FD">
            <w:rPr>
              <w:rFonts w:ascii="Times New Roman" w:hAnsi="Times New Roman"/>
              <w:u w:val="single"/>
            </w:rPr>
            <w:delText>data</w:delText>
          </w:r>
        </w:del>
      </w:ins>
    </w:p>
    <w:p w14:paraId="2C20A54D" w14:textId="5353DA80" w:rsidR="00423A54" w:rsidRDefault="00423A54" w:rsidP="00423A54">
      <w:pPr>
        <w:spacing w:after="0" w:line="480" w:lineRule="auto"/>
        <w:jc w:val="both"/>
        <w:rPr>
          <w:ins w:id="677" w:author="Steffen Oppel" w:date="2025-10-06T13:08:00Z" w16du:dateUtc="2025-10-06T11:08:00Z"/>
          <w:rFonts w:ascii="Times New Roman" w:hAnsi="Times New Roman"/>
        </w:rPr>
      </w:pPr>
      <w:ins w:id="678" w:author="Jaume Badia" w:date="2025-10-03T12:25:00Z" w16du:dateUtc="2025-10-03T10:25:00Z">
        <w:del w:id="679" w:author="Steffen Oppel" w:date="2025-10-06T16:52:00Z" w16du:dateUtc="2025-10-06T14:52:00Z">
          <w:r w:rsidDel="00DA6C39">
            <w:rPr>
              <w:rFonts w:ascii="Times New Roman" w:hAnsi="Times New Roman"/>
            </w:rPr>
            <w:delText xml:space="preserve">Following </w:delText>
          </w:r>
        </w:del>
      </w:ins>
      <w:ins w:id="680" w:author="Jaume Badia" w:date="2025-10-03T12:26:00Z" w16du:dateUtc="2025-10-03T10:26:00Z">
        <w:del w:id="681" w:author="Steffen Oppel" w:date="2025-10-06T16:52:00Z" w16du:dateUtc="2025-10-06T14:52:00Z">
          <w:r w:rsidR="00835D4B" w:rsidDel="00DA6C39">
            <w:rPr>
              <w:rFonts w:ascii="Times New Roman" w:hAnsi="Times New Roman"/>
            </w:rPr>
            <w:delText>structures in other passerine species, we structured</w:delText>
          </w:r>
        </w:del>
      </w:ins>
      <w:ins w:id="682" w:author="Steffen Oppel" w:date="2025-10-06T16:52:00Z" w16du:dateUtc="2025-10-06T14:52:00Z">
        <w:r w:rsidR="00DA6C39">
          <w:rPr>
            <w:rFonts w:ascii="Times New Roman" w:hAnsi="Times New Roman"/>
          </w:rPr>
          <w:t>We estimated</w:t>
        </w:r>
      </w:ins>
      <w:ins w:id="683" w:author="Jaume Badia" w:date="2025-10-03T12:26:00Z" w16du:dateUtc="2025-10-03T10:26:00Z">
        <w:r w:rsidR="00835D4B">
          <w:rPr>
            <w:rFonts w:ascii="Times New Roman" w:hAnsi="Times New Roman"/>
          </w:rPr>
          <w:t xml:space="preserve"> survival </w:t>
        </w:r>
        <w:del w:id="684" w:author="Steffen Oppel" w:date="2025-10-06T16:52:00Z" w16du:dateUtc="2025-10-06T14:52:00Z">
          <w:r w:rsidR="00835D4B" w:rsidDel="002361FC">
            <w:rPr>
              <w:rFonts w:ascii="Times New Roman" w:hAnsi="Times New Roman"/>
            </w:rPr>
            <w:delText>estimates into</w:delText>
          </w:r>
        </w:del>
      </w:ins>
      <w:ins w:id="685" w:author="Steffen Oppel" w:date="2025-10-06T16:52:00Z" w16du:dateUtc="2025-10-06T14:52:00Z">
        <w:r w:rsidR="002361FC">
          <w:rPr>
            <w:rFonts w:ascii="Times New Roman" w:hAnsi="Times New Roman"/>
          </w:rPr>
          <w:t>for</w:t>
        </w:r>
      </w:ins>
      <w:ins w:id="686" w:author="Jaume Badia" w:date="2025-10-03T12:26:00Z" w16du:dateUtc="2025-10-03T10:26:00Z">
        <w:r w:rsidR="00835D4B">
          <w:rPr>
            <w:rFonts w:ascii="Times New Roman" w:hAnsi="Times New Roman"/>
          </w:rPr>
          <w:t xml:space="preserve"> two age classe</w:t>
        </w:r>
      </w:ins>
      <w:ins w:id="687" w:author="Steffen Oppel" w:date="2025-10-06T16:53:00Z" w16du:dateUtc="2025-10-06T14:53:00Z">
        <w:r w:rsidR="002361FC">
          <w:rPr>
            <w:rFonts w:ascii="Times New Roman" w:hAnsi="Times New Roman"/>
          </w:rPr>
          <w:t>s (</w:t>
        </w:r>
      </w:ins>
      <w:ins w:id="688" w:author="Jaume Badia" w:date="2025-10-03T12:26:00Z" w16du:dateUtc="2025-10-03T10:26:00Z">
        <w:del w:id="689" w:author="Steffen Oppel" w:date="2025-10-06T16:53:00Z" w16du:dateUtc="2025-10-06T14:53:00Z">
          <w:r w:rsidR="00835D4B" w:rsidDel="002361FC">
            <w:rPr>
              <w:rFonts w:ascii="Times New Roman" w:hAnsi="Times New Roman"/>
            </w:rPr>
            <w:delText xml:space="preserve">s: </w:delText>
          </w:r>
        </w:del>
        <w:r w:rsidR="00835D4B">
          <w:rPr>
            <w:rFonts w:ascii="Times New Roman" w:hAnsi="Times New Roman"/>
          </w:rPr>
          <w:t>juveniles and adults</w:t>
        </w:r>
      </w:ins>
      <w:ins w:id="690" w:author="Steffen Oppel" w:date="2025-10-06T16:53:00Z" w16du:dateUtc="2025-10-06T14:53:00Z">
        <w:r w:rsidR="002361FC">
          <w:rPr>
            <w:rFonts w:ascii="Times New Roman" w:hAnsi="Times New Roman"/>
          </w:rPr>
          <w:t>)</w:t>
        </w:r>
      </w:ins>
      <w:ins w:id="691" w:author="Jaume Badia" w:date="2025-10-03T12:26:00Z" w16du:dateUtc="2025-10-03T10:26:00Z">
        <w:r w:rsidR="00835D4B">
          <w:rPr>
            <w:rFonts w:ascii="Times New Roman" w:hAnsi="Times New Roman"/>
          </w:rPr>
          <w:t xml:space="preserve"> </w:t>
        </w:r>
        <w:del w:id="692" w:author="Steffen Oppel" w:date="2025-10-06T16:52:00Z" w16du:dateUtc="2025-10-06T14:52:00Z">
          <w:r w:rsidR="00835D4B" w:rsidDel="002361FC">
            <w:rPr>
              <w:rFonts w:ascii="Times New Roman" w:hAnsi="Times New Roman"/>
            </w:rPr>
            <w:delText>(</w:delText>
          </w:r>
          <w:r w:rsidR="00835D4B" w:rsidRPr="00835D4B" w:rsidDel="002361FC">
            <w:rPr>
              <w:rFonts w:ascii="Times New Roman" w:hAnsi="Times New Roman"/>
              <w:highlight w:val="yellow"/>
              <w:rPrChange w:id="693" w:author="Jaume Badia" w:date="2025-10-03T12:26:00Z" w16du:dateUtc="2025-10-03T10:26:00Z">
                <w:rPr>
                  <w:rFonts w:ascii="Times New Roman" w:hAnsi="Times New Roman"/>
                </w:rPr>
              </w:rPrChange>
            </w:rPr>
            <w:delText>REF?</w:delText>
          </w:r>
          <w:r w:rsidR="00835D4B" w:rsidDel="002361FC">
            <w:rPr>
              <w:rFonts w:ascii="Times New Roman" w:hAnsi="Times New Roman"/>
            </w:rPr>
            <w:delText>)</w:delText>
          </w:r>
        </w:del>
      </w:ins>
      <w:ins w:id="694" w:author="Steffen Oppel" w:date="2025-10-06T16:52:00Z" w16du:dateUtc="2025-10-06T14:52:00Z">
        <w:r w:rsidR="002361FC">
          <w:rPr>
            <w:rFonts w:ascii="Times New Roman" w:hAnsi="Times New Roman"/>
          </w:rPr>
          <w:t xml:space="preserve">following </w:t>
        </w:r>
      </w:ins>
      <w:ins w:id="695" w:author="Steffen Oppel" w:date="2025-10-06T16:53:00Z" w16du:dateUtc="2025-10-06T14:53:00Z">
        <w:r w:rsidR="002361FC">
          <w:rPr>
            <w:rFonts w:ascii="Times New Roman" w:hAnsi="Times New Roman"/>
          </w:rPr>
          <w:t xml:space="preserve">studies from </w:t>
        </w:r>
      </w:ins>
      <w:ins w:id="696" w:author="Steffen Oppel" w:date="2025-10-06T16:52:00Z" w16du:dateUtc="2025-10-06T14:52:00Z">
        <w:r w:rsidR="002361FC">
          <w:rPr>
            <w:rFonts w:ascii="Times New Roman" w:hAnsi="Times New Roman"/>
          </w:rPr>
          <w:t xml:space="preserve">other </w:t>
        </w:r>
        <w:r w:rsidR="002361FC" w:rsidRPr="002361FC">
          <w:rPr>
            <w:rFonts w:ascii="Times New Roman" w:hAnsi="Times New Roman"/>
            <w:i/>
            <w:iCs/>
            <w:rPrChange w:id="697" w:author="Steffen Oppel" w:date="2025-10-06T16:53:00Z" w16du:dateUtc="2025-10-06T14:53:00Z">
              <w:rPr>
                <w:rFonts w:ascii="Times New Roman" w:hAnsi="Times New Roman"/>
              </w:rPr>
            </w:rPrChange>
          </w:rPr>
          <w:t>Acrocephalus</w:t>
        </w:r>
        <w:r w:rsidR="002361FC">
          <w:rPr>
            <w:rFonts w:ascii="Times New Roman" w:hAnsi="Times New Roman"/>
          </w:rPr>
          <w:t xml:space="preserve"> war</w:t>
        </w:r>
      </w:ins>
      <w:ins w:id="698" w:author="Steffen Oppel" w:date="2025-10-06T16:53:00Z" w16du:dateUtc="2025-10-06T14:53:00Z">
        <w:r w:rsidR="002361FC">
          <w:rPr>
            <w:rFonts w:ascii="Times New Roman" w:hAnsi="Times New Roman"/>
          </w:rPr>
          <w:t>b</w:t>
        </w:r>
      </w:ins>
      <w:ins w:id="699" w:author="Steffen Oppel" w:date="2025-10-06T16:52:00Z" w16du:dateUtc="2025-10-06T14:52:00Z">
        <w:r w:rsidR="002361FC">
          <w:rPr>
            <w:rFonts w:ascii="Times New Roman" w:hAnsi="Times New Roman"/>
          </w:rPr>
          <w:t xml:space="preserve">lers </w:t>
        </w:r>
      </w:ins>
      <w:ins w:id="700" w:author="Steffen Oppel" w:date="2025-10-06T16:53:00Z" w16du:dateUtc="2025-10-06T14:53:00Z">
        <w:r w:rsidR="002361FC">
          <w:rPr>
            <w:rFonts w:ascii="Times New Roman" w:hAnsi="Times New Roman"/>
          </w:rPr>
          <w:t>(Sæther et al.</w:t>
        </w:r>
        <w:r w:rsidR="002361FC" w:rsidRPr="00C40723">
          <w:rPr>
            <w:rFonts w:ascii="Times New Roman" w:hAnsi="Times New Roman"/>
          </w:rPr>
          <w:t xml:space="preserve"> 2004</w:t>
        </w:r>
        <w:r w:rsidR="002361FC">
          <w:rPr>
            <w:rFonts w:ascii="Times New Roman" w:hAnsi="Times New Roman"/>
          </w:rPr>
          <w:t>)</w:t>
        </w:r>
      </w:ins>
      <w:ins w:id="701" w:author="Jaume Badia" w:date="2025-10-03T12:26:00Z" w16du:dateUtc="2025-10-03T10:26:00Z">
        <w:r w:rsidR="00835D4B">
          <w:rPr>
            <w:rFonts w:ascii="Times New Roman" w:hAnsi="Times New Roman"/>
          </w:rPr>
          <w:t xml:space="preserve">. </w:t>
        </w:r>
        <w:r w:rsidR="00203B29">
          <w:rPr>
            <w:rFonts w:ascii="Times New Roman" w:hAnsi="Times New Roman"/>
          </w:rPr>
          <w:t xml:space="preserve">To estimate first-year survival probabilities, we </w:t>
        </w:r>
      </w:ins>
      <w:ins w:id="702" w:author="Jaume Badia" w:date="2025-10-03T12:38:00Z" w16du:dateUtc="2025-10-03T10:38:00Z">
        <w:del w:id="703" w:author="Steffen Oppel" w:date="2025-10-06T16:54:00Z" w16du:dateUtc="2025-10-06T14:54:00Z">
          <w:r w:rsidR="00774714" w:rsidDel="008556C0">
            <w:rPr>
              <w:rFonts w:ascii="Times New Roman" w:hAnsi="Times New Roman"/>
            </w:rPr>
            <w:delText>fitted</w:delText>
          </w:r>
        </w:del>
      </w:ins>
      <w:ins w:id="704" w:author="Steffen Oppel" w:date="2025-10-06T16:54:00Z" w16du:dateUtc="2025-10-06T14:54:00Z">
        <w:r w:rsidR="008556C0">
          <w:rPr>
            <w:rFonts w:ascii="Times New Roman" w:hAnsi="Times New Roman"/>
          </w:rPr>
          <w:t>used</w:t>
        </w:r>
      </w:ins>
      <w:ins w:id="705" w:author="Jaume Badia" w:date="2025-10-03T12:38:00Z" w16du:dateUtc="2025-10-03T10:38:00Z">
        <w:r w:rsidR="00774714">
          <w:rPr>
            <w:rFonts w:ascii="Times New Roman" w:hAnsi="Times New Roman"/>
          </w:rPr>
          <w:t xml:space="preserve"> </w:t>
        </w:r>
      </w:ins>
      <w:ins w:id="706" w:author="Jaume Badia" w:date="2025-10-03T12:26:00Z" w16du:dateUtc="2025-10-03T10:26:00Z">
        <w:del w:id="707" w:author="Steffen Oppel" w:date="2025-10-06T16:53:00Z" w16du:dateUtc="2025-10-06T14:53:00Z">
          <w:r w:rsidR="00203B29" w:rsidDel="002361FC">
            <w:rPr>
              <w:rFonts w:ascii="Times New Roman" w:hAnsi="Times New Roman"/>
            </w:rPr>
            <w:delText xml:space="preserve"> </w:delText>
          </w:r>
        </w:del>
        <w:r w:rsidR="00203B29">
          <w:rPr>
            <w:rFonts w:ascii="Times New Roman" w:hAnsi="Times New Roman"/>
          </w:rPr>
          <w:t xml:space="preserve">individual </w:t>
        </w:r>
      </w:ins>
      <w:ins w:id="708" w:author="Jaume Badia" w:date="2025-10-03T12:27:00Z" w16du:dateUtc="2025-10-03T10:27:00Z">
        <w:r w:rsidR="00203B29">
          <w:rPr>
            <w:rFonts w:ascii="Times New Roman" w:hAnsi="Times New Roman"/>
          </w:rPr>
          <w:t>mark-re</w:t>
        </w:r>
      </w:ins>
      <w:ins w:id="709" w:author="Jaume Badia" w:date="2025-10-03T12:28:00Z" w16du:dateUtc="2025-10-03T10:28:00Z">
        <w:r w:rsidR="00D960A7">
          <w:rPr>
            <w:rFonts w:ascii="Times New Roman" w:hAnsi="Times New Roman"/>
          </w:rPr>
          <w:t>cap</w:t>
        </w:r>
      </w:ins>
      <w:ins w:id="710" w:author="Jaume Badia" w:date="2025-10-03T12:27:00Z" w16du:dateUtc="2025-10-03T10:27:00Z">
        <w:r w:rsidR="00203B29">
          <w:rPr>
            <w:rFonts w:ascii="Times New Roman" w:hAnsi="Times New Roman"/>
          </w:rPr>
          <w:t>ture data</w:t>
        </w:r>
      </w:ins>
      <w:ins w:id="711" w:author="Jaume Badia" w:date="2025-10-03T12:29:00Z" w16du:dateUtc="2025-10-03T10:29:00Z">
        <w:r w:rsidR="00C53B6F">
          <w:rPr>
            <w:rFonts w:ascii="Times New Roman" w:hAnsi="Times New Roman"/>
          </w:rPr>
          <w:t xml:space="preserve"> from</w:t>
        </w:r>
      </w:ins>
      <w:ins w:id="712" w:author="Jaume Badia" w:date="2025-10-03T12:32:00Z" w16du:dateUtc="2025-10-03T10:32:00Z">
        <w:r w:rsidR="00FF2854">
          <w:rPr>
            <w:rFonts w:ascii="Times New Roman" w:hAnsi="Times New Roman"/>
          </w:rPr>
          <w:t xml:space="preserve"> juveniles translocated from Belarus to </w:t>
        </w:r>
        <w:r w:rsidR="00B1322C">
          <w:rPr>
            <w:rFonts w:ascii="Times New Roman" w:hAnsi="Times New Roman"/>
          </w:rPr>
          <w:t>western Lithuania in 2018 and 2019</w:t>
        </w:r>
      </w:ins>
      <w:ins w:id="713" w:author="Jaume Badia" w:date="2025-10-03T12:38:00Z" w16du:dateUtc="2025-10-03T10:38:00Z">
        <w:r w:rsidR="00774714">
          <w:rPr>
            <w:rFonts w:ascii="Times New Roman" w:hAnsi="Times New Roman"/>
          </w:rPr>
          <w:t xml:space="preserve"> (</w:t>
        </w:r>
        <w:proofErr w:type="spellStart"/>
        <w:r w:rsidR="00774714">
          <w:rPr>
            <w:rFonts w:ascii="Times New Roman" w:hAnsi="Times New Roman"/>
          </w:rPr>
          <w:t>Morkvénas</w:t>
        </w:r>
        <w:proofErr w:type="spellEnd"/>
        <w:r w:rsidR="00774714">
          <w:rPr>
            <w:rFonts w:ascii="Times New Roman" w:hAnsi="Times New Roman"/>
          </w:rPr>
          <w:t xml:space="preserve"> et al. 2025) </w:t>
        </w:r>
        <w:del w:id="714" w:author="Steffen Oppel" w:date="2025-10-06T16:54:00Z" w16du:dateUtc="2025-10-06T14:54:00Z">
          <w:r w:rsidR="00774714" w:rsidDel="008556C0">
            <w:rPr>
              <w:rFonts w:ascii="Times New Roman" w:hAnsi="Times New Roman"/>
            </w:rPr>
            <w:delText>using</w:delText>
          </w:r>
        </w:del>
      </w:ins>
      <w:ins w:id="715" w:author="Steffen Oppel" w:date="2025-10-06T16:54:00Z" w16du:dateUtc="2025-10-06T14:54:00Z">
        <w:r w:rsidR="008556C0">
          <w:rPr>
            <w:rFonts w:ascii="Times New Roman" w:hAnsi="Times New Roman"/>
          </w:rPr>
          <w:t>in</w:t>
        </w:r>
      </w:ins>
      <w:ins w:id="716" w:author="Jaume Badia" w:date="2025-10-03T12:38:00Z" w16du:dateUtc="2025-10-03T10:38:00Z">
        <w:r w:rsidR="00774714">
          <w:rPr>
            <w:rFonts w:ascii="Times New Roman" w:hAnsi="Times New Roman"/>
          </w:rPr>
          <w:t xml:space="preserve"> a Cormack-Jolly-Seber model</w:t>
        </w:r>
      </w:ins>
      <w:ins w:id="717" w:author="Jaume Badia" w:date="2025-10-03T12:32:00Z" w16du:dateUtc="2025-10-03T10:32:00Z">
        <w:r w:rsidR="00B1322C">
          <w:rPr>
            <w:rFonts w:ascii="Times New Roman" w:hAnsi="Times New Roman"/>
          </w:rPr>
          <w:t>. The mark-re</w:t>
        </w:r>
      </w:ins>
      <w:ins w:id="718" w:author="Jaume Badia" w:date="2025-10-03T12:33:00Z" w16du:dateUtc="2025-10-03T10:33:00Z">
        <w:r w:rsidR="00B1322C">
          <w:rPr>
            <w:rFonts w:ascii="Times New Roman" w:hAnsi="Times New Roman"/>
          </w:rPr>
          <w:t>capture dataset</w:t>
        </w:r>
      </w:ins>
      <w:ins w:id="719" w:author="Jaume Badia" w:date="2025-10-03T12:29:00Z" w16du:dateUtc="2025-10-03T10:29:00Z">
        <w:r w:rsidR="00C83C1E">
          <w:rPr>
            <w:rFonts w:ascii="Times New Roman" w:hAnsi="Times New Roman"/>
          </w:rPr>
          <w:t xml:space="preserve"> consist</w:t>
        </w:r>
      </w:ins>
      <w:ins w:id="720" w:author="Jaume Badia" w:date="2025-10-03T12:33:00Z" w16du:dateUtc="2025-10-03T10:33:00Z">
        <w:del w:id="721" w:author="Steffen Oppel" w:date="2025-10-06T16:54:00Z" w16du:dateUtc="2025-10-06T14:54:00Z">
          <w:r w:rsidR="00B1322C" w:rsidDel="008556C0">
            <w:rPr>
              <w:rFonts w:ascii="Times New Roman" w:hAnsi="Times New Roman"/>
            </w:rPr>
            <w:delText>s</w:delText>
          </w:r>
        </w:del>
      </w:ins>
      <w:ins w:id="722" w:author="Steffen Oppel" w:date="2025-10-06T16:54:00Z" w16du:dateUtc="2025-10-06T14:54:00Z">
        <w:r w:rsidR="008556C0">
          <w:rPr>
            <w:rFonts w:ascii="Times New Roman" w:hAnsi="Times New Roman"/>
          </w:rPr>
          <w:t>ed</w:t>
        </w:r>
      </w:ins>
      <w:ins w:id="723" w:author="Jaume Badia" w:date="2025-10-03T12:29:00Z" w16du:dateUtc="2025-10-03T10:29:00Z">
        <w:r w:rsidR="00C83C1E">
          <w:rPr>
            <w:rFonts w:ascii="Times New Roman" w:hAnsi="Times New Roman"/>
          </w:rPr>
          <w:t xml:space="preserve"> of 99 individuals marked as </w:t>
        </w:r>
      </w:ins>
      <w:commentRangeStart w:id="724"/>
      <w:ins w:id="725" w:author="Jaume Badia" w:date="2025-10-03T12:33:00Z" w16du:dateUtc="2025-10-03T10:33:00Z">
        <w:r w:rsidR="005723DE">
          <w:rPr>
            <w:rFonts w:ascii="Times New Roman" w:hAnsi="Times New Roman"/>
          </w:rPr>
          <w:t>fledglings</w:t>
        </w:r>
        <w:commentRangeEnd w:id="724"/>
        <w:r w:rsidR="005723DE">
          <w:rPr>
            <w:rStyle w:val="CommentReference"/>
            <w:szCs w:val="20"/>
          </w:rPr>
          <w:commentReference w:id="724"/>
        </w:r>
      </w:ins>
      <w:ins w:id="726" w:author="Jaume Badia" w:date="2025-10-03T12:29:00Z" w16du:dateUtc="2025-10-03T10:29:00Z">
        <w:r w:rsidR="00C83C1E">
          <w:rPr>
            <w:rFonts w:ascii="Times New Roman" w:hAnsi="Times New Roman"/>
          </w:rPr>
          <w:t xml:space="preserve"> in year</w:t>
        </w:r>
      </w:ins>
      <w:ins w:id="727" w:author="Jaume Badia" w:date="2025-10-03T12:33:00Z" w16du:dateUtc="2025-10-03T10:33:00Z">
        <w:r w:rsidR="00B1322C">
          <w:rPr>
            <w:rFonts w:ascii="Times New Roman" w:hAnsi="Times New Roman"/>
          </w:rPr>
          <w:t>s</w:t>
        </w:r>
      </w:ins>
      <w:ins w:id="728" w:author="Jaume Badia" w:date="2025-10-03T12:29:00Z" w16du:dateUtc="2025-10-03T10:29:00Z">
        <w:r w:rsidR="00C83C1E">
          <w:rPr>
            <w:rFonts w:ascii="Times New Roman" w:hAnsi="Times New Roman"/>
          </w:rPr>
          <w:t xml:space="preserve"> 2018</w:t>
        </w:r>
      </w:ins>
      <w:ins w:id="729" w:author="Jaume Badia" w:date="2025-10-03T12:33:00Z" w16du:dateUtc="2025-10-03T10:33:00Z">
        <w:r w:rsidR="00B1322C">
          <w:rPr>
            <w:rFonts w:ascii="Times New Roman" w:hAnsi="Times New Roman"/>
          </w:rPr>
          <w:t xml:space="preserve"> and 2019</w:t>
        </w:r>
      </w:ins>
      <w:ins w:id="730" w:author="Steffen Oppel" w:date="2025-10-06T16:54:00Z" w16du:dateUtc="2025-10-06T14:54:00Z">
        <w:r w:rsidR="00222731">
          <w:rPr>
            <w:rFonts w:ascii="Times New Roman" w:hAnsi="Times New Roman"/>
          </w:rPr>
          <w:t>,</w:t>
        </w:r>
      </w:ins>
      <w:ins w:id="731" w:author="Jaume Badia" w:date="2025-10-03T12:29:00Z" w16du:dateUtc="2025-10-03T10:29:00Z">
        <w:del w:id="732" w:author="Steffen Oppel" w:date="2025-10-06T16:55:00Z" w16du:dateUtc="2025-10-06T14:55:00Z">
          <w:r w:rsidR="00C83C1E" w:rsidDel="00222731">
            <w:rPr>
              <w:rFonts w:ascii="Times New Roman" w:hAnsi="Times New Roman"/>
            </w:rPr>
            <w:delText xml:space="preserve"> and</w:delText>
          </w:r>
        </w:del>
        <w:r w:rsidR="00C83C1E">
          <w:rPr>
            <w:rFonts w:ascii="Times New Roman" w:hAnsi="Times New Roman"/>
          </w:rPr>
          <w:t xml:space="preserve"> with resighting</w:t>
        </w:r>
      </w:ins>
      <w:ins w:id="733" w:author="Steffen Oppel" w:date="2025-10-06T16:55:00Z" w16du:dateUtc="2025-10-06T14:55:00Z">
        <w:r w:rsidR="00222731">
          <w:rPr>
            <w:rFonts w:ascii="Times New Roman" w:hAnsi="Times New Roman"/>
          </w:rPr>
          <w:t xml:space="preserve"> data from every year between 2018</w:t>
        </w:r>
      </w:ins>
      <w:ins w:id="734" w:author="Jaume Badia" w:date="2025-10-03T12:29:00Z" w16du:dateUtc="2025-10-03T10:29:00Z">
        <w:del w:id="735" w:author="Steffen Oppel" w:date="2025-10-06T16:55:00Z" w16du:dateUtc="2025-10-06T14:55:00Z">
          <w:r w:rsidR="00C83C1E" w:rsidDel="00222731">
            <w:rPr>
              <w:rFonts w:ascii="Times New Roman" w:hAnsi="Times New Roman"/>
            </w:rPr>
            <w:delText>s</w:delText>
          </w:r>
        </w:del>
        <w:r w:rsidR="00C83C1E">
          <w:rPr>
            <w:rFonts w:ascii="Times New Roman" w:hAnsi="Times New Roman"/>
          </w:rPr>
          <w:t xml:space="preserve"> until 2022 (</w:t>
        </w:r>
        <w:proofErr w:type="spellStart"/>
        <w:r w:rsidR="00C83C1E">
          <w:rPr>
            <w:rFonts w:ascii="Times New Roman" w:hAnsi="Times New Roman"/>
          </w:rPr>
          <w:t>Mork</w:t>
        </w:r>
      </w:ins>
      <w:ins w:id="736" w:author="Jaume Badia" w:date="2025-10-03T12:30:00Z" w16du:dateUtc="2025-10-03T10:30:00Z">
        <w:r w:rsidR="00C83C1E">
          <w:rPr>
            <w:rFonts w:ascii="Times New Roman" w:hAnsi="Times New Roman"/>
          </w:rPr>
          <w:t>vénas</w:t>
        </w:r>
        <w:proofErr w:type="spellEnd"/>
        <w:r w:rsidR="00C83C1E">
          <w:rPr>
            <w:rFonts w:ascii="Times New Roman" w:hAnsi="Times New Roman"/>
          </w:rPr>
          <w:t xml:space="preserve"> et al. 2025). Our model assumed that survival </w:t>
        </w:r>
      </w:ins>
      <w:ins w:id="737" w:author="Steffen Oppel" w:date="2025-10-06T16:55:00Z" w16du:dateUtc="2025-10-06T14:55:00Z">
        <w:r w:rsidR="00222731">
          <w:rPr>
            <w:rFonts w:ascii="Times New Roman" w:hAnsi="Times New Roman"/>
          </w:rPr>
          <w:t>and resighting probability were</w:t>
        </w:r>
      </w:ins>
      <w:ins w:id="738" w:author="Jaume Badia" w:date="2025-10-03T12:30:00Z" w16du:dateUtc="2025-10-03T10:30:00Z">
        <w:del w:id="739" w:author="Steffen Oppel" w:date="2025-10-06T16:55:00Z" w16du:dateUtc="2025-10-06T14:55:00Z">
          <w:r w:rsidR="00C83C1E" w:rsidDel="00222731">
            <w:rPr>
              <w:rFonts w:ascii="Times New Roman" w:hAnsi="Times New Roman"/>
            </w:rPr>
            <w:delText>was</w:delText>
          </w:r>
        </w:del>
        <w:r w:rsidR="00C83C1E">
          <w:rPr>
            <w:rFonts w:ascii="Times New Roman" w:hAnsi="Times New Roman"/>
          </w:rPr>
          <w:t xml:space="preserve"> constant over time</w:t>
        </w:r>
        <w:r w:rsidR="002D7693">
          <w:rPr>
            <w:rFonts w:ascii="Times New Roman" w:hAnsi="Times New Roman"/>
          </w:rPr>
          <w:t>,</w:t>
        </w:r>
        <w:r w:rsidR="00C83C1E">
          <w:rPr>
            <w:rFonts w:ascii="Times New Roman" w:hAnsi="Times New Roman"/>
          </w:rPr>
          <w:t xml:space="preserve"> </w:t>
        </w:r>
        <w:del w:id="740" w:author="Steffen Oppel" w:date="2025-10-06T16:55:00Z" w16du:dateUtc="2025-10-06T14:55:00Z">
          <w:r w:rsidR="00C83C1E" w:rsidDel="00222731">
            <w:rPr>
              <w:rFonts w:ascii="Times New Roman" w:hAnsi="Times New Roman"/>
            </w:rPr>
            <w:delText>and</w:delText>
          </w:r>
        </w:del>
      </w:ins>
      <w:ins w:id="741" w:author="Steffen Oppel" w:date="2025-10-06T16:55:00Z" w16du:dateUtc="2025-10-06T14:55:00Z">
        <w:r w:rsidR="00222731">
          <w:rPr>
            <w:rFonts w:ascii="Times New Roman" w:hAnsi="Times New Roman"/>
          </w:rPr>
          <w:t>but that</w:t>
        </w:r>
      </w:ins>
      <w:ins w:id="742" w:author="Jaume Badia" w:date="2025-10-03T12:30:00Z" w16du:dateUtc="2025-10-03T10:30:00Z">
        <w:r w:rsidR="00C83C1E">
          <w:rPr>
            <w:rFonts w:ascii="Times New Roman" w:hAnsi="Times New Roman"/>
          </w:rPr>
          <w:t xml:space="preserve"> re</w:t>
        </w:r>
      </w:ins>
      <w:ins w:id="743" w:author="Steffen Oppel" w:date="2025-10-06T16:55:00Z" w16du:dateUtc="2025-10-06T14:55:00Z">
        <w:r w:rsidR="00222731">
          <w:rPr>
            <w:rFonts w:ascii="Times New Roman" w:hAnsi="Times New Roman"/>
          </w:rPr>
          <w:t>sighting</w:t>
        </w:r>
      </w:ins>
      <w:ins w:id="744" w:author="Jaume Badia" w:date="2025-10-03T12:30:00Z" w16du:dateUtc="2025-10-03T10:30:00Z">
        <w:del w:id="745" w:author="Steffen Oppel" w:date="2025-10-06T16:55:00Z" w16du:dateUtc="2025-10-06T14:55:00Z">
          <w:r w:rsidR="00C83C1E" w:rsidDel="00222731">
            <w:rPr>
              <w:rFonts w:ascii="Times New Roman" w:hAnsi="Times New Roman"/>
            </w:rPr>
            <w:delText>capture</w:delText>
          </w:r>
        </w:del>
        <w:r w:rsidR="00C83C1E">
          <w:rPr>
            <w:rFonts w:ascii="Times New Roman" w:hAnsi="Times New Roman"/>
          </w:rPr>
          <w:t xml:space="preserve"> probabilities varied by sex</w:t>
        </w:r>
      </w:ins>
      <w:ins w:id="746" w:author="Jaume Badia" w:date="2025-10-03T12:31:00Z" w16du:dateUtc="2025-10-03T10:31:00Z">
        <w:del w:id="747" w:author="Steffen Oppel" w:date="2025-10-06T16:55:00Z" w16du:dateUtc="2025-10-06T14:55:00Z">
          <w:r w:rsidR="002D7693" w:rsidDel="00222731">
            <w:rPr>
              <w:rFonts w:ascii="Times New Roman" w:hAnsi="Times New Roman"/>
            </w:rPr>
            <w:delText xml:space="preserve"> and were also constant over the years</w:delText>
          </w:r>
        </w:del>
        <w:r w:rsidR="002D7693">
          <w:rPr>
            <w:rFonts w:ascii="Times New Roman" w:hAnsi="Times New Roman"/>
          </w:rPr>
          <w:t xml:space="preserve">. </w:t>
        </w:r>
      </w:ins>
      <w:ins w:id="748" w:author="Jaume Badia" w:date="2025-10-03T12:25:00Z" w16du:dateUtc="2025-10-03T10:25:00Z">
        <w:r>
          <w:rPr>
            <w:rFonts w:ascii="Times New Roman" w:hAnsi="Times New Roman"/>
          </w:rPr>
          <w:t xml:space="preserve">We used weakly informative priors to estimate juvenile survival </w:t>
        </w:r>
        <w:del w:id="749" w:author="Steffen Oppel" w:date="2025-10-06T16:56:00Z" w16du:dateUtc="2025-10-06T14:56:00Z">
          <w:r w:rsidDel="001B011F">
            <w:rPr>
              <w:rFonts w:ascii="Times New Roman" w:hAnsi="Times New Roman"/>
            </w:rPr>
            <w:delText xml:space="preserve">in order to ease convergence </w:delText>
          </w:r>
        </w:del>
        <w:r>
          <w:rPr>
            <w:rFonts w:ascii="Times New Roman" w:hAnsi="Times New Roman"/>
          </w:rPr>
          <w:t xml:space="preserve">(beta: 1.2, 1.2), and informative priors in sex-specific recapture probabilities (normal with mean 0.57 for males and 0.26 for females, </w:t>
        </w:r>
      </w:ins>
      <w:ins w:id="750" w:author="Steffen Oppel" w:date="2025-10-06T16:57:00Z" w16du:dateUtc="2025-10-06T14:57:00Z">
        <w:r w:rsidR="00C55B7A">
          <w:rPr>
            <w:rFonts w:ascii="Times New Roman" w:hAnsi="Times New Roman"/>
          </w:rPr>
          <w:t>±</w:t>
        </w:r>
      </w:ins>
      <w:ins w:id="751" w:author="Jaume Badia" w:date="2025-10-03T12:25:00Z" w16du:dateUtc="2025-10-03T10:25:00Z">
        <w:del w:id="752" w:author="Steffen Oppel" w:date="2025-10-06T16:57:00Z" w16du:dateUtc="2025-10-06T14:57:00Z">
          <w:r w:rsidDel="00C55B7A">
            <w:rPr>
              <w:rFonts w:ascii="Times New Roman" w:hAnsi="Times New Roman"/>
            </w:rPr>
            <w:delText>and</w:delText>
          </w:r>
        </w:del>
        <w:r>
          <w:rPr>
            <w:rFonts w:ascii="Times New Roman" w:hAnsi="Times New Roman"/>
          </w:rPr>
          <w:t xml:space="preserve"> 0.04 </w:t>
        </w:r>
        <w:del w:id="753" w:author="Steffen Oppel" w:date="2025-10-06T16:57:00Z" w16du:dateUtc="2025-10-06T14:57:00Z">
          <w:r w:rsidDel="00C55B7A">
            <w:rPr>
              <w:rFonts w:ascii="Times New Roman" w:hAnsi="Times New Roman"/>
            </w:rPr>
            <w:delText xml:space="preserve">as a </w:delText>
          </w:r>
        </w:del>
        <w:r>
          <w:rPr>
            <w:rFonts w:ascii="Times New Roman" w:hAnsi="Times New Roman"/>
          </w:rPr>
          <w:t xml:space="preserve">standard deviation for both). </w:t>
        </w:r>
        <w:del w:id="754" w:author="Steffen Oppel" w:date="2025-10-06T16:58:00Z" w16du:dateUtc="2025-10-06T14:58:00Z">
          <w:r w:rsidDel="00DC2ED9">
            <w:rPr>
              <w:rFonts w:ascii="Times New Roman" w:hAnsi="Times New Roman"/>
            </w:rPr>
            <w:delText>Because insufficient birds were captured and recaptured as adults, w</w:delText>
          </w:r>
        </w:del>
      </w:ins>
      <w:ins w:id="755" w:author="Steffen Oppel" w:date="2025-10-06T16:58:00Z" w16du:dateUtc="2025-10-06T14:58:00Z">
        <w:r w:rsidR="00DC2ED9">
          <w:rPr>
            <w:rFonts w:ascii="Times New Roman" w:hAnsi="Times New Roman"/>
          </w:rPr>
          <w:t>W</w:t>
        </w:r>
      </w:ins>
      <w:ins w:id="756" w:author="Jaume Badia" w:date="2025-10-03T12:25:00Z" w16du:dateUtc="2025-10-03T10:25:00Z">
        <w:r>
          <w:rPr>
            <w:rFonts w:ascii="Times New Roman" w:hAnsi="Times New Roman"/>
          </w:rPr>
          <w:t>e used</w:t>
        </w:r>
      </w:ins>
      <w:ins w:id="757" w:author="Jaume Badia" w:date="2025-10-03T12:34:00Z" w16du:dateUtc="2025-10-03T10:34:00Z">
        <w:r w:rsidR="00A71758">
          <w:rPr>
            <w:rFonts w:ascii="Times New Roman" w:hAnsi="Times New Roman"/>
          </w:rPr>
          <w:t xml:space="preserve"> an</w:t>
        </w:r>
      </w:ins>
      <w:ins w:id="758" w:author="Jaume Badia" w:date="2025-10-03T12:25:00Z" w16du:dateUtc="2025-10-03T10:25:00Z">
        <w:r>
          <w:rPr>
            <w:rFonts w:ascii="Times New Roman" w:hAnsi="Times New Roman"/>
          </w:rPr>
          <w:t xml:space="preserve"> informative prior</w:t>
        </w:r>
      </w:ins>
      <w:ins w:id="759" w:author="Jaume Badia" w:date="2025-10-03T12:35:00Z" w16du:dateUtc="2025-10-03T10:35:00Z">
        <w:r w:rsidR="00A71758">
          <w:rPr>
            <w:rFonts w:ascii="Times New Roman" w:hAnsi="Times New Roman"/>
          </w:rPr>
          <w:t xml:space="preserve"> </w:t>
        </w:r>
        <w:del w:id="760" w:author="Steffen Oppel" w:date="2025-10-06T16:58:00Z" w16du:dateUtc="2025-10-06T14:58:00Z">
          <w:r w:rsidR="00A71758" w:rsidDel="00DC2ED9">
            <w:rPr>
              <w:rFonts w:ascii="Times New Roman" w:hAnsi="Times New Roman"/>
            </w:rPr>
            <w:delText>for</w:delText>
          </w:r>
        </w:del>
      </w:ins>
      <w:ins w:id="761" w:author="Steffen Oppel" w:date="2025-10-06T16:58:00Z" w16du:dateUtc="2025-10-06T14:58:00Z">
        <w:r w:rsidR="00DC2ED9">
          <w:rPr>
            <w:rFonts w:ascii="Times New Roman" w:hAnsi="Times New Roman"/>
          </w:rPr>
          <w:t>to specify</w:t>
        </w:r>
      </w:ins>
      <w:ins w:id="762" w:author="Jaume Badia" w:date="2025-10-03T12:35:00Z" w16du:dateUtc="2025-10-03T10:35:00Z">
        <w:r w:rsidR="00A71758">
          <w:rPr>
            <w:rFonts w:ascii="Times New Roman" w:hAnsi="Times New Roman"/>
          </w:rPr>
          <w:t xml:space="preserve"> adult survival</w:t>
        </w:r>
      </w:ins>
      <w:ins w:id="763" w:author="Jaume Badia" w:date="2025-10-03T12:25:00Z" w16du:dateUtc="2025-10-03T10:25:00Z">
        <w:r>
          <w:rPr>
            <w:rFonts w:ascii="Times New Roman" w:hAnsi="Times New Roman"/>
          </w:rPr>
          <w:t xml:space="preserve"> </w:t>
        </w:r>
      </w:ins>
      <w:commentRangeStart w:id="764"/>
      <w:ins w:id="765" w:author="Jaume Badia" w:date="2025-10-03T12:35:00Z" w16du:dateUtc="2025-10-03T10:35:00Z">
        <w:r w:rsidR="00353655">
          <w:rPr>
            <w:rFonts w:ascii="Times New Roman" w:hAnsi="Times New Roman"/>
          </w:rPr>
          <w:t>(normal: 0.42 ± 0.03)</w:t>
        </w:r>
      </w:ins>
      <w:commentRangeEnd w:id="764"/>
      <w:ins w:id="766" w:author="Jaume Badia" w:date="2025-10-03T12:36:00Z" w16du:dateUtc="2025-10-03T10:36:00Z">
        <w:r w:rsidR="001E39C4">
          <w:rPr>
            <w:rStyle w:val="CommentReference"/>
            <w:szCs w:val="20"/>
          </w:rPr>
          <w:commentReference w:id="764"/>
        </w:r>
      </w:ins>
      <w:ins w:id="767" w:author="Jaume Badia" w:date="2025-10-03T12:35:00Z" w16du:dateUtc="2025-10-03T10:35:00Z">
        <w:r w:rsidR="00353655">
          <w:rPr>
            <w:rFonts w:ascii="Times New Roman" w:hAnsi="Times New Roman"/>
          </w:rPr>
          <w:t xml:space="preserve"> </w:t>
        </w:r>
      </w:ins>
      <w:ins w:id="768" w:author="Jaume Badia" w:date="2025-10-03T12:25:00Z" w16du:dateUtc="2025-10-03T10:25:00Z">
        <w:del w:id="769" w:author="Steffen Oppel" w:date="2025-10-06T16:58:00Z" w16du:dateUtc="2025-10-06T14:58:00Z">
          <w:r w:rsidDel="00DC2ED9">
            <w:rPr>
              <w:rFonts w:ascii="Times New Roman" w:hAnsi="Times New Roman"/>
            </w:rPr>
            <w:delText>based on</w:delText>
          </w:r>
        </w:del>
      </w:ins>
      <w:ins w:id="770" w:author="Steffen Oppel" w:date="2025-10-06T16:58:00Z" w16du:dateUtc="2025-10-06T14:58:00Z">
        <w:r w:rsidR="00DC2ED9">
          <w:rPr>
            <w:rFonts w:ascii="Times New Roman" w:hAnsi="Times New Roman"/>
          </w:rPr>
          <w:t>derived from</w:t>
        </w:r>
      </w:ins>
      <w:ins w:id="771" w:author="Jaume Badia" w:date="2025-10-03T12:25:00Z" w16du:dateUtc="2025-10-03T10:25:00Z">
        <w:r>
          <w:rPr>
            <w:rFonts w:ascii="Times New Roman" w:hAnsi="Times New Roman"/>
          </w:rPr>
          <w:t xml:space="preserve"> </w:t>
        </w:r>
      </w:ins>
      <w:ins w:id="772" w:author="Jaume Badia" w:date="2025-10-03T12:34:00Z" w16du:dateUtc="2025-10-03T10:34:00Z">
        <w:del w:id="773" w:author="Steffen Oppel" w:date="2025-10-06T16:58:00Z" w16du:dateUtc="2025-10-06T14:58:00Z">
          <w:r w:rsidR="005723DE" w:rsidDel="00A879D4">
            <w:rPr>
              <w:rFonts w:ascii="Times New Roman" w:hAnsi="Times New Roman"/>
            </w:rPr>
            <w:delText xml:space="preserve">the </w:delText>
          </w:r>
          <w:r w:rsidR="00A71758" w:rsidDel="00A879D4">
            <w:rPr>
              <w:rFonts w:ascii="Times New Roman" w:hAnsi="Times New Roman"/>
            </w:rPr>
            <w:delText>Polish</w:delText>
          </w:r>
        </w:del>
      </w:ins>
      <w:ins w:id="774" w:author="Steffen Oppel" w:date="2025-10-06T16:58:00Z" w16du:dateUtc="2025-10-06T14:58:00Z">
        <w:r w:rsidR="00A879D4">
          <w:rPr>
            <w:rFonts w:ascii="Times New Roman" w:hAnsi="Times New Roman"/>
          </w:rPr>
          <w:t>a</w:t>
        </w:r>
      </w:ins>
      <w:ins w:id="775" w:author="Jaume Badia" w:date="2025-10-03T12:34:00Z" w16du:dateUtc="2025-10-03T10:34:00Z">
        <w:r w:rsidR="00A71758">
          <w:rPr>
            <w:rFonts w:ascii="Times New Roman" w:hAnsi="Times New Roman"/>
          </w:rPr>
          <w:t xml:space="preserve"> population </w:t>
        </w:r>
        <w:del w:id="776" w:author="Steffen Oppel" w:date="2025-10-06T16:59:00Z" w16du:dateUtc="2025-10-06T14:59:00Z">
          <w:r w:rsidR="00A71758" w:rsidDel="00A879D4">
            <w:rPr>
              <w:rFonts w:ascii="Times New Roman" w:hAnsi="Times New Roman"/>
            </w:rPr>
            <w:delText>from</w:delText>
          </w:r>
        </w:del>
      </w:ins>
      <w:ins w:id="777" w:author="Steffen Oppel" w:date="2025-10-06T16:59:00Z" w16du:dateUtc="2025-10-06T14:59:00Z">
        <w:r w:rsidR="00A879D4">
          <w:rPr>
            <w:rFonts w:ascii="Times New Roman" w:hAnsi="Times New Roman"/>
          </w:rPr>
          <w:t>in</w:t>
        </w:r>
      </w:ins>
      <w:ins w:id="778" w:author="Jaume Badia" w:date="2025-10-03T12:34:00Z" w16du:dateUtc="2025-10-03T10:34:00Z">
        <w:r w:rsidR="00A71758">
          <w:rPr>
            <w:rFonts w:ascii="Times New Roman" w:hAnsi="Times New Roman"/>
          </w:rPr>
          <w:t xml:space="preserve"> the </w:t>
        </w:r>
        <w:proofErr w:type="spellStart"/>
        <w:r w:rsidR="00A71758">
          <w:rPr>
            <w:rFonts w:ascii="Times New Roman" w:hAnsi="Times New Roman"/>
          </w:rPr>
          <w:t>Bie</w:t>
        </w:r>
        <w:del w:id="779" w:author="Steffen Oppel" w:date="2025-10-06T16:56:00Z" w16du:dateUtc="2025-10-06T14:56:00Z">
          <w:r w:rsidR="00A71758" w:rsidDel="00317154">
            <w:rPr>
              <w:rFonts w:ascii="Times New Roman" w:hAnsi="Times New Roman"/>
            </w:rPr>
            <w:delText>r</w:delText>
          </w:r>
        </w:del>
        <w:r w:rsidR="00A71758">
          <w:rPr>
            <w:rFonts w:ascii="Times New Roman" w:hAnsi="Times New Roman"/>
          </w:rPr>
          <w:t>b</w:t>
        </w:r>
      </w:ins>
      <w:ins w:id="780" w:author="Steffen Oppel" w:date="2025-10-06T16:57:00Z" w16du:dateUtc="2025-10-06T14:57:00Z">
        <w:r w:rsidR="00317154">
          <w:rPr>
            <w:rFonts w:ascii="Times New Roman" w:hAnsi="Times New Roman"/>
          </w:rPr>
          <w:t>r</w:t>
        </w:r>
      </w:ins>
      <w:ins w:id="781" w:author="Jaume Badia" w:date="2025-10-03T12:34:00Z" w16du:dateUtc="2025-10-03T10:34:00Z">
        <w:r w:rsidR="00A71758">
          <w:rPr>
            <w:rFonts w:ascii="Times New Roman" w:hAnsi="Times New Roman"/>
          </w:rPr>
          <w:t>za</w:t>
        </w:r>
        <w:proofErr w:type="spellEnd"/>
        <w:r w:rsidR="00A71758">
          <w:rPr>
            <w:rFonts w:ascii="Times New Roman" w:hAnsi="Times New Roman"/>
          </w:rPr>
          <w:t xml:space="preserve"> Marshes</w:t>
        </w:r>
      </w:ins>
      <w:ins w:id="782" w:author="Jaume Badia" w:date="2025-10-03T12:25:00Z" w16du:dateUtc="2025-10-03T10:25:00Z">
        <w:r>
          <w:rPr>
            <w:rFonts w:ascii="Times New Roman" w:hAnsi="Times New Roman"/>
          </w:rPr>
          <w:t xml:space="preserve"> (</w:t>
        </w:r>
      </w:ins>
      <w:ins w:id="783" w:author="Jaume Badia" w:date="2025-10-03T12:35:00Z" w16du:dateUtc="2025-10-03T10:35:00Z">
        <w:r w:rsidR="00A71758">
          <w:rPr>
            <w:rFonts w:ascii="Times New Roman" w:hAnsi="Times New Roman"/>
          </w:rPr>
          <w:t>1</w:t>
        </w:r>
        <w:r w:rsidR="00353655">
          <w:rPr>
            <w:rFonts w:ascii="Times New Roman" w:hAnsi="Times New Roman"/>
          </w:rPr>
          <w:t xml:space="preserve">987-1995, </w:t>
        </w:r>
      </w:ins>
      <w:proofErr w:type="spellStart"/>
      <w:ins w:id="784" w:author="Jaume Badia" w:date="2025-10-03T12:25:00Z" w16du:dateUtc="2025-10-03T10:25:00Z">
        <w:r w:rsidRPr="0000725C">
          <w:rPr>
            <w:rFonts w:ascii="Times New Roman" w:hAnsi="Times New Roman"/>
            <w:bCs/>
          </w:rPr>
          <w:t>Dyrcz</w:t>
        </w:r>
        <w:proofErr w:type="spellEnd"/>
        <w:r w:rsidRPr="0000725C">
          <w:rPr>
            <w:rFonts w:ascii="Times New Roman" w:hAnsi="Times New Roman"/>
            <w:bCs/>
          </w:rPr>
          <w:t xml:space="preserve"> and Zdunek 1993a</w:t>
        </w:r>
        <w:r>
          <w:rPr>
            <w:rFonts w:ascii="Times New Roman" w:hAnsi="Times New Roman"/>
            <w:bCs/>
          </w:rPr>
          <w:t>,</w:t>
        </w:r>
        <w:r w:rsidRPr="0000725C">
          <w:rPr>
            <w:rFonts w:ascii="Times New Roman" w:hAnsi="Times New Roman"/>
            <w:bCs/>
          </w:rPr>
          <w:t xml:space="preserve"> </w:t>
        </w:r>
        <w:proofErr w:type="spellStart"/>
        <w:r w:rsidRPr="0000725C">
          <w:rPr>
            <w:rFonts w:ascii="Times New Roman" w:hAnsi="Times New Roman"/>
            <w:bCs/>
          </w:rPr>
          <w:t>Dyrcz</w:t>
        </w:r>
        <w:proofErr w:type="spellEnd"/>
        <w:r w:rsidRPr="0000725C">
          <w:rPr>
            <w:rFonts w:ascii="Times New Roman" w:hAnsi="Times New Roman"/>
            <w:bCs/>
          </w:rPr>
          <w:t xml:space="preserve"> and </w:t>
        </w:r>
        <w:proofErr w:type="spellStart"/>
        <w:r w:rsidRPr="0000725C">
          <w:rPr>
            <w:rFonts w:ascii="Times New Roman" w:hAnsi="Times New Roman"/>
            <w:bCs/>
          </w:rPr>
          <w:t>Chylarecki</w:t>
        </w:r>
        <w:proofErr w:type="spellEnd"/>
        <w:r w:rsidRPr="0000725C">
          <w:rPr>
            <w:rFonts w:ascii="Times New Roman" w:hAnsi="Times New Roman"/>
            <w:bCs/>
          </w:rPr>
          <w:t xml:space="preserve"> 2018</w:t>
        </w:r>
        <w:r>
          <w:rPr>
            <w:rFonts w:ascii="Times New Roman" w:hAnsi="Times New Roman"/>
          </w:rPr>
          <w:t xml:space="preserve">) </w:t>
        </w:r>
        <w:del w:id="785" w:author="Steffen Oppel" w:date="2025-10-06T16:59:00Z" w16du:dateUtc="2025-10-06T14:59:00Z">
          <w:r w:rsidDel="00A879D4">
            <w:rPr>
              <w:rFonts w:ascii="Times New Roman" w:hAnsi="Times New Roman"/>
            </w:rPr>
            <w:delText>to specify adult survival</w:delText>
          </w:r>
        </w:del>
      </w:ins>
      <w:ins w:id="786" w:author="Steffen Oppel" w:date="2025-10-06T16:59:00Z" w16du:dateUtc="2025-10-06T14:59:00Z">
        <w:r w:rsidR="00A879D4">
          <w:rPr>
            <w:rFonts w:ascii="Times New Roman" w:hAnsi="Times New Roman"/>
          </w:rPr>
          <w:t>because data from the Pomeranian population were too sparse</w:t>
        </w:r>
      </w:ins>
      <w:ins w:id="787" w:author="Jaume Badia" w:date="2025-10-03T12:35:00Z" w16du:dateUtc="2025-10-03T10:35:00Z">
        <w:r w:rsidR="00353655">
          <w:rPr>
            <w:rFonts w:ascii="Times New Roman" w:hAnsi="Times New Roman"/>
          </w:rPr>
          <w:t>.</w:t>
        </w:r>
      </w:ins>
    </w:p>
    <w:p w14:paraId="73C93FDA" w14:textId="77777777" w:rsidR="001B7643" w:rsidRDefault="001B7643" w:rsidP="00423A54">
      <w:pPr>
        <w:spacing w:after="0" w:line="480" w:lineRule="auto"/>
        <w:jc w:val="both"/>
        <w:rPr>
          <w:ins w:id="788" w:author="Jaume Badia" w:date="2025-10-03T12:25:00Z" w16du:dateUtc="2025-10-03T10:25:00Z"/>
          <w:rFonts w:ascii="Times New Roman" w:hAnsi="Times New Roman"/>
        </w:rPr>
      </w:pPr>
    </w:p>
    <w:p w14:paraId="4EBD94D8" w14:textId="2916C116" w:rsidR="00D06283" w:rsidRPr="00774714" w:rsidRDefault="00774714" w:rsidP="00376E6D">
      <w:pPr>
        <w:spacing w:after="0" w:line="480" w:lineRule="auto"/>
        <w:jc w:val="both"/>
        <w:rPr>
          <w:ins w:id="789" w:author="Jaume Badia" w:date="2025-10-03T12:37:00Z" w16du:dateUtc="2025-10-03T10:37:00Z"/>
          <w:rFonts w:ascii="Times New Roman" w:hAnsi="Times New Roman"/>
          <w:rPrChange w:id="790" w:author="Jaume Badia" w:date="2025-10-03T12:38:00Z" w16du:dateUtc="2025-10-03T10:38:00Z">
            <w:rPr>
              <w:ins w:id="791" w:author="Jaume Badia" w:date="2025-10-03T12:37:00Z" w16du:dateUtc="2025-10-03T10:37:00Z"/>
              <w:rFonts w:ascii="Times New Roman" w:hAnsi="Times New Roman"/>
              <w:u w:val="single"/>
            </w:rPr>
          </w:rPrChange>
        </w:rPr>
      </w:pPr>
      <w:ins w:id="792" w:author="Jaume Badia" w:date="2025-10-03T12:37:00Z" w16du:dateUtc="2025-10-03T10:37:00Z">
        <w:r w:rsidRPr="00774714">
          <w:rPr>
            <w:rFonts w:ascii="Times New Roman" w:hAnsi="Times New Roman"/>
            <w:rPrChange w:id="793" w:author="Jaume Badia" w:date="2025-10-03T12:38:00Z" w16du:dateUtc="2025-10-03T10:38:00Z">
              <w:rPr>
                <w:rFonts w:ascii="Times New Roman" w:hAnsi="Times New Roman"/>
                <w:u w:val="single"/>
              </w:rPr>
            </w:rPrChange>
          </w:rPr>
          <w:t>Modelling of count data</w:t>
        </w:r>
      </w:ins>
      <w:ins w:id="794" w:author="Jaume Badia" w:date="2025-10-03T12:38:00Z" w16du:dateUtc="2025-10-03T10:38:00Z">
        <w:r w:rsidRPr="00774714">
          <w:rPr>
            <w:rFonts w:ascii="Times New Roman" w:hAnsi="Times New Roman"/>
            <w:rPrChange w:id="795" w:author="Jaume Badia" w:date="2025-10-03T12:38:00Z" w16du:dateUtc="2025-10-03T10:38:00Z">
              <w:rPr>
                <w:rFonts w:ascii="Times New Roman" w:hAnsi="Times New Roman"/>
                <w:u w:val="single"/>
              </w:rPr>
            </w:rPrChange>
          </w:rPr>
          <w:t xml:space="preserve"> </w:t>
        </w:r>
      </w:ins>
    </w:p>
    <w:p w14:paraId="170D8F25" w14:textId="24B2F24C" w:rsidR="001B7643" w:rsidRDefault="006B34F8" w:rsidP="00376E6D">
      <w:pPr>
        <w:spacing w:after="0" w:line="480" w:lineRule="auto"/>
        <w:jc w:val="both"/>
        <w:rPr>
          <w:ins w:id="796" w:author="Steffen Oppel" w:date="2025-10-06T13:08:00Z" w16du:dateUtc="2025-10-06T11:08:00Z"/>
          <w:rFonts w:ascii="Times New Roman" w:hAnsi="Times New Roman"/>
        </w:rPr>
      </w:pPr>
      <w:ins w:id="797" w:author="Jaume Badia" w:date="2025-10-03T13:32:00Z" w16du:dateUtc="2025-10-03T11:32:00Z">
        <w:r w:rsidRPr="006B34F8">
          <w:rPr>
            <w:rFonts w:ascii="Times New Roman" w:hAnsi="Times New Roman"/>
            <w:rPrChange w:id="798" w:author="Jaume Badia" w:date="2025-10-03T13:32:00Z" w16du:dateUtc="2025-10-03T11:32:00Z">
              <w:rPr>
                <w:rFonts w:ascii="Times New Roman" w:hAnsi="Times New Roman"/>
                <w:u w:val="single"/>
              </w:rPr>
            </w:rPrChange>
          </w:rPr>
          <w:t xml:space="preserve">The estimated </w:t>
        </w:r>
      </w:ins>
      <w:ins w:id="799" w:author="Jaume Badia" w:date="2025-10-03T13:33:00Z" w16du:dateUtc="2025-10-03T11:33:00Z">
        <w:r w:rsidR="00F311DD">
          <w:rPr>
            <w:rFonts w:ascii="Times New Roman" w:hAnsi="Times New Roman"/>
          </w:rPr>
          <w:t>population size</w:t>
        </w:r>
      </w:ins>
      <w:ins w:id="800" w:author="Jaume Badia" w:date="2025-10-03T13:34:00Z" w16du:dateUtc="2025-10-03T11:34:00Z">
        <w:r w:rsidR="005F05E1">
          <w:rPr>
            <w:rFonts w:ascii="Times New Roman" w:hAnsi="Times New Roman"/>
          </w:rPr>
          <w:t xml:space="preserve"> in the </w:t>
        </w:r>
        <w:del w:id="801" w:author="Steffen Oppel" w:date="2025-10-06T16:59:00Z" w16du:dateUtc="2025-10-06T14:59:00Z">
          <w:r w:rsidR="005F05E1" w:rsidDel="0005749D">
            <w:rPr>
              <w:rFonts w:ascii="Times New Roman" w:hAnsi="Times New Roman"/>
            </w:rPr>
            <w:delText>st</w:delText>
          </w:r>
        </w:del>
        <w:r w:rsidR="005F05E1">
          <w:rPr>
            <w:rFonts w:ascii="Times New Roman" w:hAnsi="Times New Roman"/>
          </w:rPr>
          <w:t>age-structured population model</w:t>
        </w:r>
      </w:ins>
      <w:ins w:id="802" w:author="Jaume Badia" w:date="2025-10-03T13:33:00Z" w16du:dateUtc="2025-10-03T11:33:00Z">
        <w:r w:rsidR="00F311DD">
          <w:rPr>
            <w:rFonts w:ascii="Times New Roman" w:hAnsi="Times New Roman"/>
          </w:rPr>
          <w:t xml:space="preserve"> </w:t>
        </w:r>
      </w:ins>
      <w:ins w:id="803" w:author="Jaume Badia" w:date="2025-10-03T13:34:00Z" w16du:dateUtc="2025-10-03T11:34:00Z">
        <w:r w:rsidR="005F05E1">
          <w:rPr>
            <w:rFonts w:ascii="Times New Roman" w:hAnsi="Times New Roman"/>
          </w:rPr>
          <w:t>was linked to the counts of singing males from 2003-2023</w:t>
        </w:r>
      </w:ins>
      <w:ins w:id="804" w:author="Jaume Badia" w:date="2025-10-03T13:35:00Z" w16du:dateUtc="2025-10-03T11:35:00Z">
        <w:r w:rsidR="00F76BE7">
          <w:rPr>
            <w:rFonts w:ascii="Times New Roman" w:hAnsi="Times New Roman"/>
          </w:rPr>
          <w:t xml:space="preserve"> </w:t>
        </w:r>
        <w:del w:id="805" w:author="Steffen Oppel" w:date="2025-10-06T17:01:00Z" w16du:dateUtc="2025-10-06T15:01:00Z">
          <w:r w:rsidR="00F76BE7" w:rsidDel="007F7F64">
            <w:rPr>
              <w:rFonts w:ascii="Times New Roman" w:hAnsi="Times New Roman"/>
            </w:rPr>
            <w:delText xml:space="preserve">assuming that the </w:delText>
          </w:r>
          <w:r w:rsidR="00A676DE" w:rsidDel="007F7F64">
            <w:rPr>
              <w:rFonts w:ascii="Times New Roman" w:hAnsi="Times New Roman"/>
            </w:rPr>
            <w:delText xml:space="preserve">yearly </w:delText>
          </w:r>
          <w:r w:rsidR="00F76BE7" w:rsidDel="007F7F64">
            <w:rPr>
              <w:rFonts w:ascii="Times New Roman" w:hAnsi="Times New Roman"/>
            </w:rPr>
            <w:delText>counts were the response of</w:delText>
          </w:r>
        </w:del>
      </w:ins>
      <w:ins w:id="806" w:author="Steffen Oppel" w:date="2025-10-06T17:01:00Z" w16du:dateUtc="2025-10-06T15:01:00Z">
        <w:r w:rsidR="007F7F64">
          <w:rPr>
            <w:rFonts w:ascii="Times New Roman" w:hAnsi="Times New Roman"/>
          </w:rPr>
          <w:t>using</w:t>
        </w:r>
      </w:ins>
      <w:ins w:id="807" w:author="Jaume Badia" w:date="2025-10-03T13:35:00Z" w16du:dateUtc="2025-10-03T11:35:00Z">
        <w:r w:rsidR="00F76BE7">
          <w:rPr>
            <w:rFonts w:ascii="Times New Roman" w:hAnsi="Times New Roman"/>
          </w:rPr>
          <w:t xml:space="preserve"> a </w:t>
        </w:r>
        <w:r w:rsidR="00A676DE">
          <w:rPr>
            <w:rFonts w:ascii="Times New Roman" w:hAnsi="Times New Roman"/>
          </w:rPr>
          <w:t xml:space="preserve">Poisson </w:t>
        </w:r>
      </w:ins>
      <w:ins w:id="808" w:author="Steffen Oppel" w:date="2025-10-06T17:01:00Z" w16du:dateUtc="2025-10-06T15:01:00Z">
        <w:r w:rsidR="007F7F64">
          <w:rPr>
            <w:rFonts w:ascii="Times New Roman" w:hAnsi="Times New Roman"/>
          </w:rPr>
          <w:lastRenderedPageBreak/>
          <w:t xml:space="preserve">error </w:t>
        </w:r>
      </w:ins>
      <w:ins w:id="809" w:author="Jaume Badia" w:date="2025-10-03T13:35:00Z" w16du:dateUtc="2025-10-03T11:35:00Z">
        <w:r w:rsidR="00A676DE">
          <w:rPr>
            <w:rFonts w:ascii="Times New Roman" w:hAnsi="Times New Roman"/>
          </w:rPr>
          <w:t xml:space="preserve">distribution </w:t>
        </w:r>
        <w:del w:id="810" w:author="Steffen Oppel" w:date="2025-10-06T17:01:00Z" w16du:dateUtc="2025-10-06T15:01:00Z">
          <w:r w:rsidR="00A676DE" w:rsidDel="007F7F64">
            <w:rPr>
              <w:rFonts w:ascii="Times New Roman" w:hAnsi="Times New Roman"/>
            </w:rPr>
            <w:delText xml:space="preserve">with a mean equal to </w:delText>
          </w:r>
        </w:del>
      </w:ins>
      <w:ins w:id="811" w:author="Jaume Badia" w:date="2025-10-03T13:36:00Z" w16du:dateUtc="2025-10-03T11:36:00Z">
        <w:del w:id="812" w:author="Steffen Oppel" w:date="2025-10-06T17:01:00Z" w16du:dateUtc="2025-10-06T15:01:00Z">
          <w:r w:rsidR="00A676DE" w:rsidDel="007F7F64">
            <w:rPr>
              <w:rFonts w:ascii="Times New Roman" w:hAnsi="Times New Roman"/>
            </w:rPr>
            <w:delText xml:space="preserve">the estimated population size </w:delText>
          </w:r>
        </w:del>
        <w:r w:rsidR="00A676DE">
          <w:rPr>
            <w:rFonts w:ascii="Times New Roman" w:hAnsi="Times New Roman"/>
          </w:rPr>
          <w:t xml:space="preserve">(Schaub and Kéry, 2021). </w:t>
        </w:r>
        <w:r w:rsidR="008353C7">
          <w:rPr>
            <w:rFonts w:ascii="Times New Roman" w:hAnsi="Times New Roman"/>
          </w:rPr>
          <w:t xml:space="preserve">Importantly, </w:t>
        </w:r>
        <w:del w:id="813" w:author="Steffen Oppel" w:date="2025-10-06T17:00:00Z" w16du:dateUtc="2025-10-06T15:00:00Z">
          <w:r w:rsidR="008353C7" w:rsidDel="007F7F64">
            <w:rPr>
              <w:rFonts w:ascii="Times New Roman" w:hAnsi="Times New Roman"/>
            </w:rPr>
            <w:delText xml:space="preserve">as explained previously, </w:delText>
          </w:r>
        </w:del>
        <w:r w:rsidR="008353C7">
          <w:rPr>
            <w:rFonts w:ascii="Times New Roman" w:hAnsi="Times New Roman"/>
          </w:rPr>
          <w:t xml:space="preserve">our counts were only of singing males, whilst the estimated population size </w:t>
        </w:r>
        <w:del w:id="814" w:author="Steffen Oppel" w:date="2025-10-06T17:01:00Z" w16du:dateUtc="2025-10-06T15:01:00Z">
          <w:r w:rsidR="008353C7" w:rsidDel="007F7F64">
            <w:rPr>
              <w:rFonts w:ascii="Times New Roman" w:hAnsi="Times New Roman"/>
            </w:rPr>
            <w:delText>was of</w:delText>
          </w:r>
        </w:del>
      </w:ins>
      <w:ins w:id="815" w:author="Steffen Oppel" w:date="2025-10-06T17:01:00Z" w16du:dateUtc="2025-10-06T15:01:00Z">
        <w:r w:rsidR="007F7F64">
          <w:rPr>
            <w:rFonts w:ascii="Times New Roman" w:hAnsi="Times New Roman"/>
          </w:rPr>
          <w:t>included</w:t>
        </w:r>
      </w:ins>
      <w:ins w:id="816" w:author="Jaume Badia" w:date="2025-10-03T13:36:00Z" w16du:dateUtc="2025-10-03T11:36:00Z">
        <w:r w:rsidR="008353C7">
          <w:rPr>
            <w:rFonts w:ascii="Times New Roman" w:hAnsi="Times New Roman"/>
          </w:rPr>
          <w:t xml:space="preserve"> both males and females. </w:t>
        </w:r>
        <w:del w:id="817" w:author="Steffen Oppel" w:date="2025-10-06T17:01:00Z" w16du:dateUtc="2025-10-06T15:01:00Z">
          <w:r w:rsidR="008353C7" w:rsidDel="00F74EA3">
            <w:rPr>
              <w:rFonts w:ascii="Times New Roman" w:hAnsi="Times New Roman"/>
            </w:rPr>
            <w:delText xml:space="preserve">To link both population </w:delText>
          </w:r>
        </w:del>
      </w:ins>
      <w:ins w:id="818" w:author="Jaume Badia" w:date="2025-10-03T13:37:00Z" w16du:dateUtc="2025-10-03T11:37:00Z">
        <w:del w:id="819" w:author="Steffen Oppel" w:date="2025-10-06T17:01:00Z" w16du:dateUtc="2025-10-06T15:01:00Z">
          <w:r w:rsidR="008353C7" w:rsidDel="00F74EA3">
            <w:rPr>
              <w:rFonts w:ascii="Times New Roman" w:hAnsi="Times New Roman"/>
            </w:rPr>
            <w:delText>size values, w</w:delText>
          </w:r>
        </w:del>
      </w:ins>
      <w:ins w:id="820" w:author="Steffen Oppel" w:date="2025-10-06T17:01:00Z" w16du:dateUtc="2025-10-06T15:01:00Z">
        <w:r w:rsidR="00F74EA3">
          <w:rPr>
            <w:rFonts w:ascii="Times New Roman" w:hAnsi="Times New Roman"/>
          </w:rPr>
          <w:t>W</w:t>
        </w:r>
      </w:ins>
      <w:ins w:id="821" w:author="Jaume Badia" w:date="2025-10-03T13:37:00Z" w16du:dateUtc="2025-10-03T11:37:00Z">
        <w:r w:rsidR="008353C7">
          <w:rPr>
            <w:rFonts w:ascii="Times New Roman" w:hAnsi="Times New Roman"/>
          </w:rPr>
          <w:t>e</w:t>
        </w:r>
      </w:ins>
      <w:ins w:id="822" w:author="Jaume Badia" w:date="2025-10-03T13:44:00Z" w16du:dateUtc="2025-10-03T11:44:00Z">
        <w:r w:rsidR="00ED57DB">
          <w:rPr>
            <w:rFonts w:ascii="Times New Roman" w:hAnsi="Times New Roman"/>
          </w:rPr>
          <w:t xml:space="preserve"> </w:t>
        </w:r>
      </w:ins>
      <w:ins w:id="823" w:author="Steffen Oppel" w:date="2025-10-06T17:01:00Z" w16du:dateUtc="2025-10-06T15:01:00Z">
        <w:r w:rsidR="00F74EA3">
          <w:rPr>
            <w:rFonts w:ascii="Times New Roman" w:hAnsi="Times New Roman"/>
          </w:rPr>
          <w:t>therefore</w:t>
        </w:r>
      </w:ins>
      <w:ins w:id="824" w:author="Steffen Oppel" w:date="2025-10-06T17:02:00Z" w16du:dateUtc="2025-10-06T15:02:00Z">
        <w:r w:rsidR="00F74EA3">
          <w:rPr>
            <w:rFonts w:ascii="Times New Roman" w:hAnsi="Times New Roman"/>
          </w:rPr>
          <w:t xml:space="preserve"> </w:t>
        </w:r>
      </w:ins>
      <w:ins w:id="825" w:author="Jaume Badia" w:date="2025-10-03T13:44:00Z" w16du:dateUtc="2025-10-03T11:44:00Z">
        <w:r w:rsidR="00ED57DB">
          <w:rPr>
            <w:rFonts w:ascii="Times New Roman" w:hAnsi="Times New Roman"/>
          </w:rPr>
          <w:t xml:space="preserve">multiplied the total estimated population size by </w:t>
        </w:r>
      </w:ins>
      <w:ins w:id="826" w:author="Jaume Badia" w:date="2025-10-03T13:45:00Z" w16du:dateUtc="2025-10-03T11:45:00Z">
        <w:r w:rsidR="009A4984">
          <w:rPr>
            <w:rFonts w:ascii="Times New Roman" w:hAnsi="Times New Roman"/>
          </w:rPr>
          <w:t xml:space="preserve">the </w:t>
        </w:r>
        <w:r w:rsidR="00D328EA">
          <w:rPr>
            <w:rFonts w:ascii="Times New Roman" w:hAnsi="Times New Roman"/>
          </w:rPr>
          <w:t xml:space="preserve">assumed </w:t>
        </w:r>
        <w:r w:rsidR="009A4984">
          <w:rPr>
            <w:rFonts w:ascii="Times New Roman" w:hAnsi="Times New Roman"/>
          </w:rPr>
          <w:t xml:space="preserve">proportion of </w:t>
        </w:r>
        <w:r w:rsidR="00D328EA">
          <w:rPr>
            <w:rFonts w:ascii="Times New Roman" w:hAnsi="Times New Roman"/>
          </w:rPr>
          <w:t>males</w:t>
        </w:r>
      </w:ins>
      <w:ins w:id="827" w:author="Jaume Badia" w:date="2025-10-03T13:46:00Z" w16du:dateUtc="2025-10-03T11:46:00Z">
        <w:r w:rsidR="005B5F22">
          <w:rPr>
            <w:rFonts w:ascii="Times New Roman" w:hAnsi="Times New Roman"/>
          </w:rPr>
          <w:t xml:space="preserve"> in the breeding population</w:t>
        </w:r>
      </w:ins>
      <w:ins w:id="828" w:author="Steffen Oppel" w:date="2025-10-06T17:02:00Z" w16du:dateUtc="2025-10-06T15:02:00Z">
        <w:r w:rsidR="000A3C18">
          <w:rPr>
            <w:rFonts w:ascii="Times New Roman" w:hAnsi="Times New Roman"/>
          </w:rPr>
          <w:t xml:space="preserve"> to link population size to our counts of singing males</w:t>
        </w:r>
      </w:ins>
      <w:ins w:id="829" w:author="Steffen Oppel" w:date="2025-10-06T17:03:00Z" w16du:dateUtc="2025-10-06T15:03:00Z">
        <w:r w:rsidR="000A3C18">
          <w:rPr>
            <w:rFonts w:ascii="Times New Roman" w:hAnsi="Times New Roman"/>
          </w:rPr>
          <w:t xml:space="preserve">. The proportion of males in the population </w:t>
        </w:r>
      </w:ins>
      <w:ins w:id="830" w:author="Jaume Badia" w:date="2025-10-03T13:46:00Z" w16du:dateUtc="2025-10-03T11:46:00Z">
        <w:del w:id="831" w:author="Steffen Oppel" w:date="2025-10-06T17:03:00Z" w16du:dateUtc="2025-10-06T15:03:00Z">
          <w:r w:rsidR="005B5F22" w:rsidDel="00B93BD3">
            <w:rPr>
              <w:rFonts w:ascii="Times New Roman" w:hAnsi="Times New Roman"/>
            </w:rPr>
            <w:delText xml:space="preserve">, which we </w:delText>
          </w:r>
        </w:del>
      </w:ins>
      <w:ins w:id="832" w:author="Steffen Oppel" w:date="2025-10-06T17:03:00Z" w16du:dateUtc="2025-10-06T15:03:00Z">
        <w:r w:rsidR="00B93BD3">
          <w:rPr>
            <w:rFonts w:ascii="Times New Roman" w:hAnsi="Times New Roman"/>
          </w:rPr>
          <w:t xml:space="preserve">was </w:t>
        </w:r>
      </w:ins>
      <w:ins w:id="833" w:author="Jaume Badia" w:date="2025-10-03T13:46:00Z" w16du:dateUtc="2025-10-03T11:46:00Z">
        <w:r w:rsidR="005B5F22">
          <w:rPr>
            <w:rFonts w:ascii="Times New Roman" w:hAnsi="Times New Roman"/>
          </w:rPr>
          <w:t>extracted</w:t>
        </w:r>
      </w:ins>
      <w:ins w:id="834" w:author="Jaume Badia" w:date="2025-10-03T13:45:00Z" w16du:dateUtc="2025-10-03T11:45:00Z">
        <w:r w:rsidR="00D328EA">
          <w:rPr>
            <w:rFonts w:ascii="Times New Roman" w:hAnsi="Times New Roman"/>
          </w:rPr>
          <w:t xml:space="preserve"> from other populations of the species</w:t>
        </w:r>
      </w:ins>
      <w:ins w:id="835" w:author="Steffen Oppel" w:date="2025-10-06T17:03:00Z" w16du:dateUtc="2025-10-06T15:03:00Z">
        <w:r w:rsidR="00B93BD3">
          <w:rPr>
            <w:rFonts w:ascii="Times New Roman" w:hAnsi="Times New Roman"/>
          </w:rPr>
          <w:t xml:space="preserve"> </w:t>
        </w:r>
      </w:ins>
      <w:ins w:id="836" w:author="Jaume Badia" w:date="2025-10-03T13:46:00Z" w16du:dateUtc="2025-10-03T11:46:00Z">
        <w:del w:id="837" w:author="Steffen Oppel" w:date="2025-10-06T17:03:00Z" w16du:dateUtc="2025-10-06T15:03:00Z">
          <w:r w:rsidR="005B5F22" w:rsidDel="00B93BD3">
            <w:rPr>
              <w:rFonts w:ascii="Times New Roman" w:hAnsi="Times New Roman"/>
            </w:rPr>
            <w:delText>. We</w:delText>
          </w:r>
        </w:del>
      </w:ins>
      <w:ins w:id="838" w:author="Steffen Oppel" w:date="2025-10-06T17:03:00Z" w16du:dateUtc="2025-10-06T15:03:00Z">
        <w:r w:rsidR="00B93BD3">
          <w:rPr>
            <w:rFonts w:ascii="Times New Roman" w:hAnsi="Times New Roman"/>
          </w:rPr>
          <w:t xml:space="preserve">and </w:t>
        </w:r>
      </w:ins>
      <w:ins w:id="839" w:author="Jaume Badia" w:date="2025-10-03T13:46:00Z" w16du:dateUtc="2025-10-03T11:46:00Z">
        <w:r w:rsidR="005B5F22">
          <w:rPr>
            <w:rFonts w:ascii="Times New Roman" w:hAnsi="Times New Roman"/>
          </w:rPr>
          <w:t xml:space="preserve"> introduced </w:t>
        </w:r>
        <w:del w:id="840" w:author="Steffen Oppel" w:date="2025-10-06T17:03:00Z" w16du:dateUtc="2025-10-06T15:03:00Z">
          <w:r w:rsidR="005B5F22" w:rsidDel="00B93BD3">
            <w:rPr>
              <w:rFonts w:ascii="Times New Roman" w:hAnsi="Times New Roman"/>
            </w:rPr>
            <w:delText>this parameter into the model using</w:delText>
          </w:r>
        </w:del>
      </w:ins>
      <w:ins w:id="841" w:author="Steffen Oppel" w:date="2025-10-06T17:03:00Z" w16du:dateUtc="2025-10-06T15:03:00Z">
        <w:r w:rsidR="00B93BD3">
          <w:rPr>
            <w:rFonts w:ascii="Times New Roman" w:hAnsi="Times New Roman"/>
          </w:rPr>
          <w:t>as</w:t>
        </w:r>
      </w:ins>
      <w:ins w:id="842" w:author="Jaume Badia" w:date="2025-10-03T13:46:00Z" w16du:dateUtc="2025-10-03T11:46:00Z">
        <w:r w:rsidR="005B5F22">
          <w:rPr>
            <w:rFonts w:ascii="Times New Roman" w:hAnsi="Times New Roman"/>
          </w:rPr>
          <w:t xml:space="preserve"> </w:t>
        </w:r>
        <w:r w:rsidR="00D328EA">
          <w:rPr>
            <w:rFonts w:ascii="Times New Roman" w:hAnsi="Times New Roman"/>
          </w:rPr>
          <w:t>an informative prior (</w:t>
        </w:r>
        <w:r w:rsidR="005B5F22">
          <w:rPr>
            <w:rFonts w:ascii="Times New Roman" w:hAnsi="Times New Roman"/>
          </w:rPr>
          <w:t xml:space="preserve">Normal distribution, </w:t>
        </w:r>
        <w:r w:rsidR="00D328EA">
          <w:rPr>
            <w:rFonts w:ascii="Times New Roman" w:hAnsi="Times New Roman"/>
          </w:rPr>
          <w:t xml:space="preserve">mean = 0.56, </w:t>
        </w:r>
        <w:r w:rsidR="005B5F22">
          <w:rPr>
            <w:rFonts w:ascii="Times New Roman" w:hAnsi="Times New Roman"/>
          </w:rPr>
          <w:t>standard deviation = 0.01).</w:t>
        </w:r>
      </w:ins>
    </w:p>
    <w:p w14:paraId="15B3AAE0" w14:textId="15CA9046" w:rsidR="00ED57DB" w:rsidRDefault="005B5F22" w:rsidP="00376E6D">
      <w:pPr>
        <w:spacing w:after="0" w:line="480" w:lineRule="auto"/>
        <w:jc w:val="both"/>
        <w:rPr>
          <w:ins w:id="843" w:author="Jaume Badia" w:date="2025-10-03T13:48:00Z" w16du:dateUtc="2025-10-03T11:48:00Z"/>
          <w:rFonts w:ascii="Times New Roman" w:hAnsi="Times New Roman"/>
        </w:rPr>
      </w:pPr>
      <w:ins w:id="844" w:author="Jaume Badia" w:date="2025-10-03T13:46:00Z" w16du:dateUtc="2025-10-03T11:46:00Z">
        <w:del w:id="845" w:author="Steffen Oppel" w:date="2025-10-06T13:08:00Z" w16du:dateUtc="2025-10-06T11:08:00Z">
          <w:r w:rsidDel="001B7643">
            <w:rPr>
              <w:rFonts w:ascii="Times New Roman" w:hAnsi="Times New Roman"/>
            </w:rPr>
            <w:delText xml:space="preserve"> </w:delText>
          </w:r>
        </w:del>
      </w:ins>
    </w:p>
    <w:p w14:paraId="3A4CDC78" w14:textId="1FA4F0D0" w:rsidR="000C1611" w:rsidRPr="000C1611" w:rsidRDefault="00997437" w:rsidP="00376E6D">
      <w:pPr>
        <w:spacing w:after="0" w:line="480" w:lineRule="auto"/>
        <w:jc w:val="both"/>
        <w:rPr>
          <w:ins w:id="846" w:author="Jaume Badia" w:date="2025-10-03T13:47:00Z" w16du:dateUtc="2025-10-03T11:47:00Z"/>
          <w:rFonts w:ascii="Times New Roman" w:hAnsi="Times New Roman"/>
        </w:rPr>
      </w:pPr>
      <w:ins w:id="847" w:author="Steffen Oppel" w:date="2025-10-06T17:04:00Z" w16du:dateUtc="2025-10-06T15:04:00Z">
        <w:r>
          <w:rPr>
            <w:rFonts w:ascii="Times New Roman" w:hAnsi="Times New Roman"/>
            <w:u w:val="single"/>
          </w:rPr>
          <w:t>Accounting for d</w:t>
        </w:r>
      </w:ins>
      <w:ins w:id="848" w:author="Jaume Badia" w:date="2025-10-03T13:48:00Z" w16du:dateUtc="2025-10-03T11:48:00Z">
        <w:del w:id="849" w:author="Steffen Oppel" w:date="2025-10-06T17:04:00Z" w16du:dateUtc="2025-10-06T15:04:00Z">
          <w:r w:rsidR="000C1611" w:rsidDel="00997437">
            <w:rPr>
              <w:rFonts w:ascii="Times New Roman" w:hAnsi="Times New Roman"/>
              <w:u w:val="single"/>
            </w:rPr>
            <w:delText>D</w:delText>
          </w:r>
        </w:del>
        <w:r w:rsidR="000C1611">
          <w:rPr>
            <w:rFonts w:ascii="Times New Roman" w:hAnsi="Times New Roman"/>
            <w:u w:val="single"/>
          </w:rPr>
          <w:t xml:space="preserve">ensity-dependence </w:t>
        </w:r>
        <w:del w:id="850" w:author="Steffen Oppel" w:date="2025-10-06T17:04:00Z" w16du:dateUtc="2025-10-06T15:04:00Z">
          <w:r w:rsidR="000C1611" w:rsidDel="00997437">
            <w:rPr>
              <w:rFonts w:ascii="Times New Roman" w:hAnsi="Times New Roman"/>
              <w:u w:val="single"/>
            </w:rPr>
            <w:delText>modelling</w:delText>
          </w:r>
        </w:del>
      </w:ins>
    </w:p>
    <w:p w14:paraId="4081EE5B" w14:textId="1F57D76B" w:rsidR="000B2846" w:rsidRPr="000B2846" w:rsidDel="003D544D" w:rsidRDefault="001817EA">
      <w:pPr>
        <w:spacing w:after="0" w:line="480" w:lineRule="auto"/>
        <w:rPr>
          <w:del w:id="851" w:author="Jaume Badia" w:date="2025-10-03T13:47:00Z" w16du:dateUtc="2025-10-03T11:47:00Z"/>
          <w:rFonts w:ascii="Times New Roman" w:hAnsi="Times New Roman"/>
          <w:bCs/>
          <w:rPrChange w:id="852" w:author="Jaume Badia" w:date="2025-10-03T11:13:00Z" w16du:dateUtc="2025-10-03T09:13:00Z">
            <w:rPr>
              <w:del w:id="853" w:author="Jaume Badia" w:date="2025-10-03T13:47:00Z" w16du:dateUtc="2025-10-03T11:47:00Z"/>
              <w:rFonts w:ascii="Times New Roman" w:hAnsi="Times New Roman"/>
              <w:b/>
            </w:rPr>
          </w:rPrChange>
        </w:rPr>
      </w:pPr>
      <w:ins w:id="854" w:author="Steffen Oppel" w:date="2025-10-06T17:04:00Z" w16du:dateUtc="2025-10-06T15:04:00Z">
        <w:r>
          <w:rPr>
            <w:rFonts w:ascii="Times New Roman" w:hAnsi="Times New Roman"/>
            <w:bCs/>
          </w:rPr>
          <w:t xml:space="preserve">Habitat loss is the key threat </w:t>
        </w:r>
      </w:ins>
      <w:ins w:id="855" w:author="Steffen Oppel" w:date="2025-10-06T17:05:00Z" w16du:dateUtc="2025-10-06T15:05:00Z">
        <w:r>
          <w:rPr>
            <w:rFonts w:ascii="Times New Roman" w:hAnsi="Times New Roman"/>
            <w:bCs/>
          </w:rPr>
          <w:t xml:space="preserve">for Aquatic Warblers, and </w:t>
        </w:r>
        <w:r w:rsidR="002E4089">
          <w:rPr>
            <w:rFonts w:ascii="Times New Roman" w:hAnsi="Times New Roman"/>
            <w:bCs/>
          </w:rPr>
          <w:t>it is therefore likely that the demography of th</w:t>
        </w:r>
      </w:ins>
      <w:ins w:id="856" w:author="Steffen Oppel" w:date="2025-10-06T17:06:00Z" w16du:dateUtc="2025-10-06T15:06:00Z">
        <w:r w:rsidR="00EF4A52">
          <w:rPr>
            <w:rFonts w:ascii="Times New Roman" w:hAnsi="Times New Roman"/>
            <w:bCs/>
          </w:rPr>
          <w:t>e Pomeranian</w:t>
        </w:r>
      </w:ins>
      <w:ins w:id="857" w:author="Steffen Oppel" w:date="2025-10-06T17:05:00Z" w16du:dateUtc="2025-10-06T15:05:00Z">
        <w:r w:rsidR="002E4089">
          <w:rPr>
            <w:rFonts w:ascii="Times New Roman" w:hAnsi="Times New Roman"/>
            <w:bCs/>
          </w:rPr>
          <w:t xml:space="preserve"> population is affected by the carrying capacity and density-dependent reductions in breeding opportunities.</w:t>
        </w:r>
        <w:r w:rsidR="00E5722E">
          <w:rPr>
            <w:rFonts w:ascii="Times New Roman" w:hAnsi="Times New Roman"/>
            <w:bCs/>
          </w:rPr>
          <w:t xml:space="preserve"> </w:t>
        </w:r>
      </w:ins>
      <w:ins w:id="858" w:author="Jaume Badia" w:date="2025-10-03T13:48:00Z" w16du:dateUtc="2025-10-03T11:48:00Z">
        <w:r w:rsidR="000C1611">
          <w:rPr>
            <w:rFonts w:ascii="Times New Roman" w:hAnsi="Times New Roman"/>
            <w:bCs/>
          </w:rPr>
          <w:t>W</w:t>
        </w:r>
      </w:ins>
      <w:ins w:id="859" w:author="Jaume Badia" w:date="2025-10-03T13:47:00Z" w16du:dateUtc="2025-10-03T11:47:00Z">
        <w:r w:rsidR="003D544D">
          <w:rPr>
            <w:rFonts w:ascii="Times New Roman" w:hAnsi="Times New Roman"/>
            <w:bCs/>
          </w:rPr>
          <w:t xml:space="preserve">e </w:t>
        </w:r>
        <w:del w:id="860" w:author="Steffen Oppel" w:date="2025-10-07T08:30:00Z" w16du:dateUtc="2025-10-07T06:30:00Z">
          <w:r w:rsidR="003D544D" w:rsidDel="00651D15">
            <w:rPr>
              <w:rFonts w:ascii="Times New Roman" w:hAnsi="Times New Roman"/>
              <w:bCs/>
            </w:rPr>
            <w:delText>modelled</w:delText>
          </w:r>
        </w:del>
      </w:ins>
      <w:ins w:id="861" w:author="Steffen Oppel" w:date="2025-10-07T08:30:00Z" w16du:dateUtc="2025-10-07T06:30:00Z">
        <w:r w:rsidR="00651D15">
          <w:rPr>
            <w:rFonts w:ascii="Times New Roman" w:hAnsi="Times New Roman"/>
            <w:bCs/>
          </w:rPr>
          <w:t>calculated</w:t>
        </w:r>
      </w:ins>
      <w:ins w:id="862" w:author="Jaume Badia" w:date="2025-10-03T13:47:00Z" w16du:dateUtc="2025-10-03T11:47:00Z">
        <w:r w:rsidR="003D544D">
          <w:rPr>
            <w:rFonts w:ascii="Times New Roman" w:hAnsi="Times New Roman"/>
            <w:bCs/>
          </w:rPr>
          <w:t xml:space="preserve"> carrying capacity as</w:t>
        </w:r>
      </w:ins>
      <w:ins w:id="863" w:author="Jaume Badia" w:date="2025-10-03T13:48:00Z" w16du:dateUtc="2025-10-03T11:48:00Z">
        <w:r w:rsidR="000C1611">
          <w:rPr>
            <w:rFonts w:ascii="Times New Roman" w:hAnsi="Times New Roman"/>
            <w:bCs/>
          </w:rPr>
          <w:t xml:space="preserve"> </w:t>
        </w:r>
      </w:ins>
      <w:ins w:id="864" w:author="Steffen Oppel" w:date="2025-10-07T08:32:00Z" w16du:dateUtc="2025-10-07T06:32:00Z">
        <w:r w:rsidR="000D2740">
          <w:rPr>
            <w:rFonts w:ascii="Times New Roman" w:hAnsi="Times New Roman"/>
            <w:bCs/>
          </w:rPr>
          <w:t xml:space="preserve">the </w:t>
        </w:r>
      </w:ins>
      <w:ins w:id="865" w:author="Steffen Oppel" w:date="2025-10-07T08:35:00Z" w16du:dateUtc="2025-10-07T06:35:00Z">
        <w:r w:rsidR="00F83F11">
          <w:rPr>
            <w:rFonts w:ascii="Times New Roman" w:hAnsi="Times New Roman"/>
            <w:bCs/>
          </w:rPr>
          <w:t>maximum number of adult breeding females that could be supported by the available habitat</w:t>
        </w:r>
      </w:ins>
      <w:ins w:id="866" w:author="Steffen Oppel" w:date="2025-10-07T08:37:00Z" w16du:dateUtc="2025-10-07T06:37:00Z">
        <w:r w:rsidR="005A1D4C">
          <w:rPr>
            <w:rFonts w:ascii="Times New Roman" w:hAnsi="Times New Roman"/>
            <w:bCs/>
          </w:rPr>
          <w:t xml:space="preserve">. </w:t>
        </w:r>
      </w:ins>
      <w:ins w:id="867" w:author="Steffen Oppel" w:date="2025-10-07T08:35:00Z" w16du:dateUtc="2025-10-07T06:35:00Z">
        <w:r w:rsidR="00210578">
          <w:rPr>
            <w:rFonts w:ascii="Times New Roman" w:hAnsi="Times New Roman"/>
            <w:bCs/>
          </w:rPr>
          <w:t xml:space="preserve"> </w:t>
        </w:r>
      </w:ins>
    </w:p>
    <w:p w14:paraId="7E82D362" w14:textId="56E6DA69" w:rsidR="00A5014A" w:rsidDel="00774714" w:rsidRDefault="00A5014A">
      <w:pPr>
        <w:spacing w:after="0" w:line="480" w:lineRule="auto"/>
        <w:rPr>
          <w:del w:id="868" w:author="Jaume Badia" w:date="2025-10-03T12:37:00Z" w16du:dateUtc="2025-10-03T10:37:00Z"/>
          <w:rFonts w:ascii="Times New Roman" w:hAnsi="Times New Roman"/>
        </w:rPr>
      </w:pPr>
      <w:del w:id="869" w:author="Jaume Badia" w:date="2025-10-03T12:37:00Z" w16du:dateUtc="2025-10-03T10:37:00Z">
        <w:r w:rsidDel="00774714">
          <w:rPr>
            <w:rFonts w:ascii="Times New Roman" w:hAnsi="Times New Roman"/>
            <w:b/>
          </w:rPr>
          <w:delText>Demographic parameters to inform population model</w:delText>
        </w:r>
      </w:del>
    </w:p>
    <w:p w14:paraId="7BF4644A" w14:textId="5CF220D7" w:rsidR="00A5014A" w:rsidRPr="00C40723" w:rsidDel="00774714" w:rsidRDefault="00A5014A" w:rsidP="002B5E67">
      <w:pPr>
        <w:spacing w:after="0" w:line="480" w:lineRule="auto"/>
        <w:jc w:val="both"/>
        <w:rPr>
          <w:del w:id="870" w:author="Jaume Badia" w:date="2025-10-03T12:37:00Z" w16du:dateUtc="2025-10-03T10:37:00Z"/>
          <w:rFonts w:ascii="Times New Roman" w:hAnsi="Times New Roman"/>
        </w:rPr>
      </w:pPr>
      <w:del w:id="871" w:author="Jaume Badia" w:date="2025-10-03T12:37:00Z" w16du:dateUtc="2025-10-03T10:37:00Z">
        <w:r w:rsidDel="00774714">
          <w:rPr>
            <w:rFonts w:ascii="Times New Roman" w:hAnsi="Times New Roman"/>
          </w:rPr>
          <w:delText xml:space="preserve">Because the Pomeranian population is very small and has been decreasing for decades, very few data </w:delText>
        </w:r>
      </w:del>
      <w:del w:id="872" w:author="Jaume Badia" w:date="2025-10-03T10:47:00Z" w16du:dateUtc="2025-10-03T08:47:00Z">
        <w:r w:rsidDel="00145C0A">
          <w:rPr>
            <w:rFonts w:ascii="Times New Roman" w:hAnsi="Times New Roman"/>
          </w:rPr>
          <w:delText xml:space="preserve">on the survival and fecundity </w:delText>
        </w:r>
      </w:del>
      <w:del w:id="873" w:author="Jaume Badia" w:date="2025-10-03T12:37:00Z" w16du:dateUtc="2025-10-03T10:37:00Z">
        <w:r w:rsidDel="00774714">
          <w:rPr>
            <w:rFonts w:ascii="Times New Roman" w:hAnsi="Times New Roman"/>
          </w:rPr>
          <w:delText xml:space="preserve">of </w:delText>
        </w:r>
        <w:r w:rsidRPr="00391AB0" w:rsidDel="00774714">
          <w:rPr>
            <w:rFonts w:ascii="Times New Roman" w:hAnsi="Times New Roman"/>
            <w:i/>
          </w:rPr>
          <w:delText xml:space="preserve">Acrocephalus paludicola </w:delText>
        </w:r>
        <w:r w:rsidDel="00774714">
          <w:rPr>
            <w:rFonts w:ascii="Times New Roman" w:hAnsi="Times New Roman"/>
          </w:rPr>
          <w:delText xml:space="preserve">exist from this population. </w:delText>
        </w:r>
        <w:commentRangeStart w:id="874"/>
        <w:r w:rsidDel="00774714">
          <w:rPr>
            <w:rFonts w:ascii="Times New Roman" w:hAnsi="Times New Roman"/>
          </w:rPr>
          <w:delText xml:space="preserve">To construct a population model and project future population trajectories, we therefore had to adopt </w:delText>
        </w:r>
      </w:del>
      <w:del w:id="875" w:author="Jaume Badia" w:date="2025-10-03T10:47:00Z" w16du:dateUtc="2025-10-03T08:47:00Z">
        <w:r w:rsidDel="00145C0A">
          <w:rPr>
            <w:rFonts w:ascii="Times New Roman" w:hAnsi="Times New Roman"/>
          </w:rPr>
          <w:delText xml:space="preserve">demographic parameters </w:delText>
        </w:r>
      </w:del>
      <w:del w:id="876" w:author="Jaume Badia" w:date="2025-10-03T12:37:00Z" w16du:dateUtc="2025-10-03T10:37:00Z">
        <w:r w:rsidDel="00774714">
          <w:rPr>
            <w:rFonts w:ascii="Times New Roman" w:hAnsi="Times New Roman"/>
          </w:rPr>
          <w:delText xml:space="preserve">from closely related populations in Poland. </w:delText>
        </w:r>
        <w:commentRangeEnd w:id="874"/>
        <w:r w:rsidR="00074562" w:rsidDel="00774714">
          <w:rPr>
            <w:rStyle w:val="CommentReference"/>
            <w:szCs w:val="20"/>
          </w:rPr>
          <w:commentReference w:id="874"/>
        </w:r>
        <w:r w:rsidDel="00774714">
          <w:rPr>
            <w:rFonts w:ascii="Times New Roman" w:hAnsi="Times New Roman"/>
          </w:rPr>
          <w:delText>These studied populations nest in similar habitat, at similar latitude, follow the same migratory flyway, and are likely connected by dispersing individuals (</w:delText>
        </w:r>
        <w:r w:rsidRPr="00C40723" w:rsidDel="00774714">
          <w:rPr>
            <w:rFonts w:ascii="Times New Roman" w:hAnsi="Times New Roman"/>
          </w:rPr>
          <w:delText xml:space="preserve">Kubacka et al. 2024), hence we consider it reasonable that survival and fecundity </w:delText>
        </w:r>
      </w:del>
      <w:del w:id="877" w:author="Jaume Badia" w:date="2025-10-03T10:48:00Z" w16du:dateUtc="2025-10-03T08:48:00Z">
        <w:r w:rsidRPr="00C40723" w:rsidDel="00452BEF">
          <w:rPr>
            <w:rFonts w:ascii="Times New Roman" w:hAnsi="Times New Roman"/>
          </w:rPr>
          <w:delText xml:space="preserve">of these populations could also be realized </w:delText>
        </w:r>
      </w:del>
      <w:del w:id="878" w:author="Jaume Badia" w:date="2025-10-03T12:37:00Z" w16du:dateUtc="2025-10-03T10:37:00Z">
        <w:r w:rsidRPr="00C40723" w:rsidDel="00774714">
          <w:rPr>
            <w:rFonts w:ascii="Times New Roman" w:hAnsi="Times New Roman"/>
          </w:rPr>
          <w:delText xml:space="preserve">in </w:delText>
        </w:r>
      </w:del>
      <w:del w:id="879" w:author="Jaume Badia" w:date="2025-10-03T10:48:00Z" w16du:dateUtc="2025-10-03T08:48:00Z">
        <w:r w:rsidRPr="00C40723" w:rsidDel="00452BEF">
          <w:rPr>
            <w:rFonts w:ascii="Times New Roman" w:hAnsi="Times New Roman"/>
          </w:rPr>
          <w:delText xml:space="preserve">a </w:delText>
        </w:r>
      </w:del>
      <w:del w:id="880" w:author="Jaume Badia" w:date="2025-10-03T12:37:00Z" w16du:dateUtc="2025-10-03T10:37:00Z">
        <w:r w:rsidRPr="00C40723" w:rsidDel="00774714">
          <w:rPr>
            <w:rFonts w:ascii="Times New Roman" w:hAnsi="Times New Roman"/>
          </w:rPr>
          <w:delText>restored Pomeranian population.</w:delText>
        </w:r>
      </w:del>
    </w:p>
    <w:p w14:paraId="69B8574D" w14:textId="4D0CF856" w:rsidR="00A5014A" w:rsidRPr="00C40723" w:rsidDel="00774714" w:rsidRDefault="00A5014A" w:rsidP="002B5E67">
      <w:pPr>
        <w:spacing w:after="0" w:line="480" w:lineRule="auto"/>
        <w:jc w:val="both"/>
        <w:rPr>
          <w:del w:id="881" w:author="Jaume Badia" w:date="2025-10-03T12:37:00Z" w16du:dateUtc="2025-10-03T10:37:00Z"/>
          <w:rFonts w:ascii="Times New Roman" w:hAnsi="Times New Roman"/>
        </w:rPr>
      </w:pPr>
      <w:del w:id="882" w:author="Jaume Badia" w:date="2025-10-03T12:37:00Z" w16du:dateUtc="2025-10-03T10:37:00Z">
        <w:r w:rsidRPr="00C40723" w:rsidDel="00774714">
          <w:rPr>
            <w:rFonts w:ascii="Times New Roman" w:hAnsi="Times New Roman"/>
          </w:rPr>
          <w:lastRenderedPageBreak/>
          <w:delText xml:space="preserve">The breeding system of </w:delText>
        </w:r>
        <w:r w:rsidRPr="00391AB0" w:rsidDel="00774714">
          <w:rPr>
            <w:rFonts w:ascii="Times New Roman" w:hAnsi="Times New Roman"/>
            <w:i/>
          </w:rPr>
          <w:delText xml:space="preserve">Acrocephalus paludicola </w:delText>
        </w:r>
        <w:r w:rsidDel="00774714">
          <w:rPr>
            <w:rFonts w:ascii="Times New Roman" w:hAnsi="Times New Roman"/>
          </w:rPr>
          <w:delText>i</w:delText>
        </w:r>
        <w:r w:rsidRPr="00C40723" w:rsidDel="00774714">
          <w:rPr>
            <w:rFonts w:ascii="Times New Roman" w:hAnsi="Times New Roman"/>
          </w:rPr>
          <w:delText>s classified as polygynandrous (Schulze-Hagen et al. 1999). The majority of broods are fathered by more than one male, and females mate with several partners during the breeding season (Dyrcz</w:delText>
        </w:r>
        <w:r w:rsidRPr="00C40723" w:rsidDel="00774714">
          <w:rPr>
            <w:rFonts w:ascii="Times New Roman" w:hAnsi="Times New Roman"/>
            <w:color w:val="000000"/>
          </w:rPr>
          <w:delText xml:space="preserve"> et al. 2018</w:delText>
        </w:r>
        <w:r w:rsidRPr="00C40723" w:rsidDel="00774714">
          <w:rPr>
            <w:rFonts w:ascii="Times New Roman" w:hAnsi="Times New Roman"/>
          </w:rPr>
          <w:delText>). Males defend no exclusive territories and no pair bonds are formed (Schulze-Hagen e</w:delText>
        </w:r>
        <w:r w:rsidDel="00774714">
          <w:rPr>
            <w:rFonts w:ascii="Times New Roman" w:hAnsi="Times New Roman"/>
          </w:rPr>
          <w:delText xml:space="preserve">t al. </w:delText>
        </w:r>
        <w:r w:rsidRPr="00C40723" w:rsidDel="00774714">
          <w:rPr>
            <w:rFonts w:ascii="Times New Roman" w:hAnsi="Times New Roman"/>
          </w:rPr>
          <w:delText xml:space="preserve">1999). Therefore, we assume that all males and all females </w:delText>
        </w:r>
        <w:r w:rsidDel="00774714">
          <w:rPr>
            <w:rFonts w:ascii="Times New Roman" w:hAnsi="Times New Roman"/>
          </w:rPr>
          <w:delText>in</w:delText>
        </w:r>
        <w:r w:rsidRPr="00C40723" w:rsidDel="00774714">
          <w:rPr>
            <w:rFonts w:ascii="Times New Roman" w:hAnsi="Times New Roman"/>
          </w:rPr>
          <w:delText xml:space="preserve"> a population (except for fledglings) attempt to reproduce every year. Clutch size varies between 3 and 6 eggs with a median of 5 eggs (Dyrcz and Zdunek</w:delText>
        </w:r>
        <w:r w:rsidDel="00774714">
          <w:rPr>
            <w:rFonts w:ascii="Times New Roman" w:hAnsi="Times New Roman"/>
          </w:rPr>
          <w:delText xml:space="preserve"> 1993b,</w:delText>
        </w:r>
        <w:r w:rsidRPr="00C40723" w:rsidDel="00774714">
          <w:rPr>
            <w:rFonts w:ascii="Times New Roman" w:hAnsi="Times New Roman"/>
          </w:rPr>
          <w:delText xml:space="preserve"> Schulze-Hagen et al. 1999). Breeding success is generally &gt; 60% and the average number of fledglings per brood is 3.5 ± 1.8 (Dyrcz and Zdunek 1993b</w:delText>
        </w:r>
        <w:r w:rsidDel="00774714">
          <w:rPr>
            <w:rFonts w:ascii="Times New Roman" w:hAnsi="Times New Roman"/>
          </w:rPr>
          <w:delText>,</w:delText>
        </w:r>
        <w:r w:rsidRPr="00C40723" w:rsidDel="00774714">
          <w:rPr>
            <w:rFonts w:ascii="Times New Roman" w:hAnsi="Times New Roman"/>
          </w:rPr>
          <w:delText xml:space="preserve"> Kubacka et al. 2014). Under optimal conditions up to 50% of the females initiate a second brood (Dyrcz and Zdunek 1993b</w:delText>
        </w:r>
        <w:r w:rsidDel="00774714">
          <w:rPr>
            <w:rFonts w:ascii="Times New Roman" w:hAnsi="Times New Roman"/>
          </w:rPr>
          <w:delText>,</w:delText>
        </w:r>
        <w:r w:rsidRPr="00C40723" w:rsidDel="00774714">
          <w:rPr>
            <w:rFonts w:ascii="Times New Roman" w:hAnsi="Times New Roman"/>
          </w:rPr>
          <w:delText xml:space="preserve"> Schulze-Hagen et al. 1999), and the number of fledglings was smaller in second broods (1.8–3.7 fledglings) than in first broods (2.3</w:delText>
        </w:r>
        <w:r w:rsidDel="00774714">
          <w:rPr>
            <w:rFonts w:ascii="Times New Roman" w:hAnsi="Times New Roman"/>
          </w:rPr>
          <w:delText>–4.0 fledglings; Kubacka et al.</w:delText>
        </w:r>
        <w:r w:rsidRPr="00C40723" w:rsidDel="00774714">
          <w:rPr>
            <w:rFonts w:ascii="Times New Roman" w:hAnsi="Times New Roman"/>
          </w:rPr>
          <w:delText xml:space="preserve"> 2014). Sex ratio at birth is bal</w:delText>
        </w:r>
        <w:r w:rsidDel="00774714">
          <w:rPr>
            <w:rFonts w:ascii="Times New Roman" w:hAnsi="Times New Roman"/>
          </w:rPr>
          <w:delText xml:space="preserve">anced (49% males, Dyrcz et al. </w:delText>
        </w:r>
        <w:r w:rsidRPr="00C40723" w:rsidDel="00774714">
          <w:rPr>
            <w:rFonts w:ascii="Times New Roman" w:hAnsi="Times New Roman"/>
          </w:rPr>
          <w:delText xml:space="preserve">2004), while adult sex ratio in the breeding population is assumed to be </w:delText>
        </w:r>
        <w:r w:rsidDel="00774714">
          <w:rPr>
            <w:rFonts w:ascii="Times New Roman" w:hAnsi="Times New Roman"/>
          </w:rPr>
          <w:delText>slightly male biased (56% males;</w:delText>
        </w:r>
        <w:r w:rsidRPr="00C40723" w:rsidDel="00774714">
          <w:rPr>
            <w:rFonts w:ascii="Times New Roman" w:hAnsi="Times New Roman"/>
          </w:rPr>
          <w:delText xml:space="preserve"> Dyrcz and Zdunek 1993a). Population assessments in the </w:delText>
        </w:r>
        <w:r w:rsidRPr="00391AB0" w:rsidDel="00774714">
          <w:rPr>
            <w:rFonts w:ascii="Times New Roman" w:hAnsi="Times New Roman"/>
            <w:i/>
          </w:rPr>
          <w:delText xml:space="preserve">Acrocephalus paludicola </w:delText>
        </w:r>
        <w:r w:rsidRPr="00C40723" w:rsidDel="00774714">
          <w:rPr>
            <w:rFonts w:ascii="Times New Roman" w:hAnsi="Times New Roman"/>
          </w:rPr>
          <w:delText>are based on counts of singing males (Krogulec and Kloskowski 2003), and we assumed that the number of males counted represented 56% of the total population size.</w:delText>
        </w:r>
      </w:del>
    </w:p>
    <w:p w14:paraId="5FFA1EE1" w14:textId="36355DFA" w:rsidR="00A5014A" w:rsidRPr="00C40723" w:rsidDel="00774714" w:rsidRDefault="00A5014A" w:rsidP="002B5E67">
      <w:pPr>
        <w:spacing w:after="0" w:line="480" w:lineRule="auto"/>
        <w:jc w:val="both"/>
        <w:rPr>
          <w:del w:id="883" w:author="Jaume Badia" w:date="2025-10-03T12:37:00Z" w16du:dateUtc="2025-10-03T10:37:00Z"/>
          <w:rFonts w:ascii="Times New Roman" w:hAnsi="Times New Roman"/>
        </w:rPr>
      </w:pPr>
      <w:del w:id="884" w:author="Jaume Badia" w:date="2025-10-03T12:37:00Z" w16du:dateUtc="2025-10-03T10:37:00Z">
        <w:r w:rsidRPr="00C40723" w:rsidDel="00774714">
          <w:rPr>
            <w:rFonts w:ascii="Times New Roman" w:hAnsi="Times New Roman"/>
          </w:rPr>
          <w:delText xml:space="preserve">Annual survival for adults (males: 0.67, 95% confidence interval: 0.54–0.79; females: 0.42, 0.29.0–0.56) was obtained from a mark-recapture analysis of 279 </w:delText>
        </w:r>
        <w:r w:rsidRPr="00391AB0" w:rsidDel="00774714">
          <w:rPr>
            <w:rFonts w:ascii="Times New Roman" w:hAnsi="Times New Roman"/>
            <w:i/>
          </w:rPr>
          <w:delText xml:space="preserve">Acrocephalus paludicola </w:delText>
        </w:r>
        <w:r w:rsidRPr="00C40723" w:rsidDel="00774714">
          <w:rPr>
            <w:rFonts w:ascii="Times New Roman" w:hAnsi="Times New Roman"/>
          </w:rPr>
          <w:delText>(149 males, 130 females) ringed between 1987 and 1995 in Biebrza Marshes in Poland</w:delText>
        </w:r>
        <w:r w:rsidDel="00774714">
          <w:rPr>
            <w:rFonts w:ascii="Times New Roman" w:hAnsi="Times New Roman"/>
          </w:rPr>
          <w:delText xml:space="preserve"> (Dyrcz and Zdunek 1993a, Dyrcz and Chylarecki</w:delText>
        </w:r>
        <w:r w:rsidRPr="00C40723" w:rsidDel="00774714">
          <w:rPr>
            <w:rFonts w:ascii="Times New Roman" w:hAnsi="Times New Roman"/>
          </w:rPr>
          <w:delText xml:space="preserve"> 2018). The lower estimates for females are attributed to lower site fidelity and higher dispersal probability of females (Dyrcz and Chylarecki 2018). Data to estimate first-year survival were available from juveniles translocated from Zvanets (Belarus) to Zuvintas Biosphere Reserve (Lithuania) in </w:delText>
        </w:r>
        <w:r w:rsidDel="00774714">
          <w:rPr>
            <w:rFonts w:ascii="Times New Roman" w:hAnsi="Times New Roman"/>
          </w:rPr>
          <w:delText>2018 and 2019 (Morkvėnas et al.</w:delText>
        </w:r>
        <w:r w:rsidRPr="00C40723" w:rsidDel="00774714">
          <w:rPr>
            <w:rFonts w:ascii="Times New Roman" w:hAnsi="Times New Roman"/>
          </w:rPr>
          <w:delText xml:space="preserve"> 2025), and first-year survival was therefore directly estimated in our model (see below). </w:delText>
        </w:r>
      </w:del>
    </w:p>
    <w:p w14:paraId="1ADD7CF5" w14:textId="5A09D162" w:rsidR="00657104" w:rsidRDefault="00FE3522" w:rsidP="004020A2">
      <w:pPr>
        <w:spacing w:after="0" w:line="480" w:lineRule="auto"/>
        <w:jc w:val="both"/>
        <w:rPr>
          <w:ins w:id="885" w:author="Steffen Oppel" w:date="2025-10-06T13:09:00Z" w16du:dateUtc="2025-10-06T11:09:00Z"/>
          <w:rFonts w:ascii="Times New Roman" w:hAnsi="Times New Roman"/>
        </w:rPr>
      </w:pPr>
      <w:ins w:id="886" w:author="Steffen Oppel" w:date="2025-10-07T08:37:00Z" w16du:dateUtc="2025-10-07T06:37:00Z">
        <w:r>
          <w:rPr>
            <w:rFonts w:ascii="Times New Roman" w:hAnsi="Times New Roman"/>
          </w:rPr>
          <w:lastRenderedPageBreak/>
          <w:t>We assumed an</w:t>
        </w:r>
      </w:ins>
      <w:ins w:id="887" w:author="Jaume Badia" w:date="2025-10-03T10:57:00Z" w16du:dateUtc="2025-10-03T08:57:00Z">
        <w:del w:id="888" w:author="Steffen Oppel" w:date="2025-10-07T08:37:00Z" w16du:dateUtc="2025-10-07T06:37:00Z">
          <w:r w:rsidR="00C53702" w:rsidDel="00FE3522">
            <w:rPr>
              <w:rFonts w:ascii="Times New Roman" w:hAnsi="Times New Roman"/>
            </w:rPr>
            <w:delText>the</w:delText>
          </w:r>
        </w:del>
        <w:r w:rsidR="00C53702">
          <w:rPr>
            <w:rFonts w:ascii="Times New Roman" w:hAnsi="Times New Roman"/>
          </w:rPr>
          <w:t xml:space="preserve"> average </w:t>
        </w:r>
        <w:del w:id="889" w:author="Steffen Oppel" w:date="2025-10-07T08:28:00Z" w16du:dateUtc="2025-10-07T06:28:00Z">
          <w:r w:rsidR="00C53702" w:rsidDel="005120DA">
            <w:rPr>
              <w:rFonts w:ascii="Times New Roman" w:hAnsi="Times New Roman"/>
            </w:rPr>
            <w:delText>singing male densities estimated in former Pomeranian breeding sites</w:delText>
          </w:r>
        </w:del>
      </w:ins>
      <w:ins w:id="890" w:author="Jaume Badia" w:date="2025-10-03T10:58:00Z" w16du:dateUtc="2025-10-03T08:58:00Z">
        <w:del w:id="891" w:author="Steffen Oppel" w:date="2025-10-07T08:28:00Z" w16du:dateUtc="2025-10-07T06:28:00Z">
          <w:r w:rsidR="00C53702" w:rsidDel="005120DA">
            <w:rPr>
              <w:rFonts w:ascii="Times New Roman" w:hAnsi="Times New Roman"/>
            </w:rPr>
            <w:delText xml:space="preserve">, that is, </w:delText>
          </w:r>
          <w:r w:rsidR="00AC174F" w:rsidDel="005120DA">
            <w:rPr>
              <w:rFonts w:ascii="Times New Roman" w:hAnsi="Times New Roman"/>
            </w:rPr>
            <w:delText>1.5 males and</w:delText>
          </w:r>
        </w:del>
      </w:ins>
      <w:ins w:id="892" w:author="Steffen Oppel" w:date="2025-10-07T08:28:00Z" w16du:dateUtc="2025-10-07T06:28:00Z">
        <w:r w:rsidR="005120DA">
          <w:rPr>
            <w:rFonts w:ascii="Times New Roman" w:hAnsi="Times New Roman"/>
          </w:rPr>
          <w:t>density</w:t>
        </w:r>
        <w:r w:rsidR="00C677A2">
          <w:rPr>
            <w:rFonts w:ascii="Times New Roman" w:hAnsi="Times New Roman"/>
          </w:rPr>
          <w:t xml:space="preserve"> of</w:t>
        </w:r>
      </w:ins>
      <w:ins w:id="893" w:author="Jaume Badia" w:date="2025-10-03T10:58:00Z" w16du:dateUtc="2025-10-03T08:58:00Z">
        <w:r w:rsidR="00AC174F">
          <w:rPr>
            <w:rFonts w:ascii="Times New Roman" w:hAnsi="Times New Roman"/>
          </w:rPr>
          <w:t xml:space="preserve"> 1.2 nests (breeding females) per 10 ha</w:t>
        </w:r>
      </w:ins>
      <w:ins w:id="894" w:author="Jaume Badia" w:date="2025-10-03T10:57:00Z" w16du:dateUtc="2025-10-03T08:57:00Z">
        <w:r w:rsidR="00C53702">
          <w:rPr>
            <w:rFonts w:ascii="Times New Roman" w:hAnsi="Times New Roman"/>
          </w:rPr>
          <w:t xml:space="preserve"> (</w:t>
        </w:r>
        <w:proofErr w:type="spellStart"/>
        <w:r w:rsidR="00C53702">
          <w:rPr>
            <w:rFonts w:ascii="Times New Roman" w:hAnsi="Times New Roman"/>
          </w:rPr>
          <w:t>Tanneberger</w:t>
        </w:r>
        <w:proofErr w:type="spellEnd"/>
        <w:r w:rsidR="00C53702">
          <w:rPr>
            <w:rFonts w:ascii="Times New Roman" w:hAnsi="Times New Roman"/>
          </w:rPr>
          <w:t xml:space="preserve"> et al. 2018</w:t>
        </w:r>
      </w:ins>
      <w:ins w:id="895" w:author="Jaume Badia" w:date="2025-10-03T10:58:00Z" w16du:dateUtc="2025-10-03T08:58:00Z">
        <w:r w:rsidR="00C53702">
          <w:rPr>
            <w:rFonts w:ascii="Times New Roman" w:hAnsi="Times New Roman"/>
          </w:rPr>
          <w:t>)</w:t>
        </w:r>
      </w:ins>
      <w:ins w:id="896" w:author="Steffen Oppel" w:date="2025-10-07T08:38:00Z" w16du:dateUtc="2025-10-07T06:38:00Z">
        <w:r>
          <w:rPr>
            <w:rFonts w:ascii="Times New Roman" w:hAnsi="Times New Roman"/>
          </w:rPr>
          <w:t xml:space="preserve">, and multiplied this density </w:t>
        </w:r>
        <w:r w:rsidR="00B90564">
          <w:rPr>
            <w:rFonts w:ascii="Times New Roman" w:hAnsi="Times New Roman"/>
          </w:rPr>
          <w:t xml:space="preserve">with the area of </w:t>
        </w:r>
      </w:ins>
      <w:ins w:id="897" w:author="Jaume Badia" w:date="2025-10-03T10:58:00Z" w16du:dateUtc="2025-10-03T08:58:00Z">
        <w:del w:id="898" w:author="Steffen Oppel" w:date="2025-10-07T08:39:00Z" w16du:dateUtc="2025-10-07T06:39:00Z">
          <w:r w:rsidR="00C53702" w:rsidDel="00B90564">
            <w:rPr>
              <w:rFonts w:ascii="Times New Roman" w:hAnsi="Times New Roman"/>
            </w:rPr>
            <w:delText>.</w:delText>
          </w:r>
        </w:del>
      </w:ins>
      <w:ins w:id="899" w:author="Jaume Badia" w:date="2025-10-03T13:49:00Z" w16du:dateUtc="2025-10-03T11:49:00Z">
        <w:del w:id="900" w:author="Steffen Oppel" w:date="2025-10-07T08:39:00Z" w16du:dateUtc="2025-10-07T06:39:00Z">
          <w:r w:rsidR="00445CE8" w:rsidRPr="00445CE8" w:rsidDel="00B90564">
            <w:rPr>
              <w:rFonts w:ascii="Times New Roman" w:hAnsi="Times New Roman"/>
            </w:rPr>
            <w:delText xml:space="preserve"> </w:delText>
          </w:r>
        </w:del>
      </w:ins>
      <w:moveToRangeStart w:id="901" w:author="Jaume Badia" w:date="2025-10-03T13:49:00Z" w:name="move210391757"/>
      <w:moveTo w:id="902" w:author="Jaume Badia" w:date="2025-10-03T13:49:00Z" w16du:dateUtc="2025-10-03T11:49:00Z">
        <w:del w:id="903" w:author="Steffen Oppel" w:date="2025-10-07T08:39:00Z" w16du:dateUtc="2025-10-07T06:39:00Z">
          <w:r w:rsidR="00445CE8" w:rsidDel="00B90564">
            <w:rPr>
              <w:rFonts w:ascii="Times New Roman" w:hAnsi="Times New Roman"/>
            </w:rPr>
            <w:delText>To include the effects of density dependence and habitat limitations, w</w:delText>
          </w:r>
        </w:del>
      </w:moveTo>
      <w:ins w:id="904" w:author="Jaume Badia" w:date="2025-10-03T14:02:00Z" w16du:dateUtc="2025-10-03T12:02:00Z">
        <w:del w:id="905" w:author="Steffen Oppel" w:date="2025-10-07T08:39:00Z" w16du:dateUtc="2025-10-07T06:39:00Z">
          <w:r w:rsidR="000B368F" w:rsidDel="00B90564">
            <w:rPr>
              <w:rFonts w:ascii="Times New Roman" w:hAnsi="Times New Roman"/>
            </w:rPr>
            <w:delText>W</w:delText>
          </w:r>
        </w:del>
      </w:ins>
      <w:moveTo w:id="906" w:author="Jaume Badia" w:date="2025-10-03T13:49:00Z" w16du:dateUtc="2025-10-03T11:49:00Z">
        <w:del w:id="907" w:author="Steffen Oppel" w:date="2025-10-07T08:39:00Z" w16du:dateUtc="2025-10-07T06:39:00Z">
          <w:r w:rsidR="00445CE8" w:rsidDel="00B90564">
            <w:rPr>
              <w:rFonts w:ascii="Times New Roman" w:hAnsi="Times New Roman"/>
            </w:rPr>
            <w:delText>e assumed that during the 1990s the</w:delText>
          </w:r>
        </w:del>
        <w:del w:id="908" w:author="Steffen Oppel" w:date="2025-10-07T08:29:00Z" w16du:dateUtc="2025-10-07T06:29:00Z">
          <w:r w:rsidR="00445CE8" w:rsidDel="00CE2A83">
            <w:rPr>
              <w:rFonts w:ascii="Times New Roman" w:hAnsi="Times New Roman"/>
            </w:rPr>
            <w:delText xml:space="preserve"> area of occupancy was </w:delText>
          </w:r>
        </w:del>
        <w:del w:id="909" w:author="Steffen Oppel" w:date="2025-10-07T08:39:00Z" w16du:dateUtc="2025-10-07T06:39:00Z">
          <w:r w:rsidR="00445CE8" w:rsidDel="00B90564">
            <w:rPr>
              <w:rFonts w:ascii="Times New Roman" w:hAnsi="Times New Roman"/>
            </w:rPr>
            <w:delText xml:space="preserve">2965 ha </w:delText>
          </w:r>
        </w:del>
      </w:moveTo>
      <w:ins w:id="910" w:author="Steffen Oppel" w:date="2025-10-07T08:29:00Z" w16du:dateUtc="2025-10-07T06:29:00Z">
        <w:r w:rsidR="00CE2A83">
          <w:rPr>
            <w:rFonts w:ascii="Times New Roman" w:hAnsi="Times New Roman"/>
          </w:rPr>
          <w:t xml:space="preserve">suitable habitat available </w:t>
        </w:r>
      </w:ins>
      <w:moveTo w:id="911" w:author="Jaume Badia" w:date="2025-10-03T13:49:00Z" w16du:dateUtc="2025-10-03T11:49:00Z">
        <w:r w:rsidR="00445CE8">
          <w:rPr>
            <w:rFonts w:ascii="Times New Roman" w:hAnsi="Times New Roman"/>
          </w:rPr>
          <w:t xml:space="preserve">for the Pomeranian population </w:t>
        </w:r>
      </w:moveTo>
      <w:ins w:id="912" w:author="Steffen Oppel" w:date="2025-10-07T08:39:00Z" w16du:dateUtc="2025-10-07T06:39:00Z">
        <w:r w:rsidR="00B90564">
          <w:rPr>
            <w:rFonts w:ascii="Times New Roman" w:hAnsi="Times New Roman"/>
          </w:rPr>
          <w:t xml:space="preserve">during the 1990s </w:t>
        </w:r>
      </w:ins>
      <w:ins w:id="913" w:author="Jaume Badia" w:date="2025-10-03T14:02:00Z" w16du:dateUtc="2025-10-03T12:02:00Z">
        <w:del w:id="914" w:author="Steffen Oppel" w:date="2025-10-07T08:29:00Z" w16du:dateUtc="2025-10-07T06:29:00Z">
          <w:r w:rsidR="000B368F" w:rsidDel="00CE2A83">
            <w:rPr>
              <w:rFonts w:ascii="Times New Roman" w:hAnsi="Times New Roman"/>
            </w:rPr>
            <w:delText xml:space="preserve">according to </w:delText>
          </w:r>
        </w:del>
      </w:ins>
      <w:moveTo w:id="915" w:author="Jaume Badia" w:date="2025-10-03T13:49:00Z" w16du:dateUtc="2025-10-03T11:49:00Z">
        <w:del w:id="916" w:author="Steffen Oppel" w:date="2025-10-07T08:30:00Z" w16du:dateUtc="2025-10-07T06:30:00Z">
          <w:r w:rsidR="00445CE8" w:rsidDel="00C7493F">
            <w:rPr>
              <w:rFonts w:ascii="Times New Roman" w:hAnsi="Times New Roman"/>
            </w:rPr>
            <w:delText>(</w:delText>
          </w:r>
        </w:del>
      </w:moveTo>
      <w:ins w:id="917" w:author="Steffen Oppel" w:date="2025-10-07T08:30:00Z" w16du:dateUtc="2025-10-07T06:30:00Z">
        <w:r w:rsidR="00C7493F">
          <w:rPr>
            <w:rFonts w:ascii="Times New Roman" w:hAnsi="Times New Roman"/>
          </w:rPr>
          <w:t>(</w:t>
        </w:r>
      </w:ins>
      <w:ins w:id="918" w:author="Steffen Oppel" w:date="2025-10-07T08:39:00Z" w16du:dateUtc="2025-10-07T06:39:00Z">
        <w:r w:rsidR="00B90564">
          <w:rPr>
            <w:rFonts w:ascii="Times New Roman" w:hAnsi="Times New Roman"/>
          </w:rPr>
          <w:t xml:space="preserve">2965 ha, </w:t>
        </w:r>
      </w:ins>
      <w:moveTo w:id="919" w:author="Jaume Badia" w:date="2025-10-03T13:49:00Z" w16du:dateUtc="2025-10-03T11:49:00Z">
        <w:r w:rsidR="00445CE8" w:rsidRPr="00C40723">
          <w:rPr>
            <w:rFonts w:ascii="Times New Roman" w:hAnsi="Times New Roman"/>
          </w:rPr>
          <w:t>Flade et al., 2018</w:t>
        </w:r>
      </w:moveTo>
      <w:ins w:id="920" w:author="Steffen Oppel" w:date="2025-10-07T08:30:00Z" w16du:dateUtc="2025-10-07T06:30:00Z">
        <w:r w:rsidR="00C7493F">
          <w:rPr>
            <w:rFonts w:ascii="Times New Roman" w:hAnsi="Times New Roman"/>
          </w:rPr>
          <w:t>)</w:t>
        </w:r>
      </w:ins>
      <w:moveTo w:id="921" w:author="Jaume Badia" w:date="2025-10-03T13:49:00Z" w16du:dateUtc="2025-10-03T11:49:00Z">
        <w:del w:id="922" w:author="Jaume Badia" w:date="2025-10-03T14:02:00Z" w16du:dateUtc="2025-10-03T12:02:00Z">
          <w:r w:rsidR="00445CE8" w:rsidDel="000B368F">
            <w:rPr>
              <w:rFonts w:ascii="Times New Roman" w:hAnsi="Times New Roman"/>
            </w:rPr>
            <w:delText>)</w:delText>
          </w:r>
        </w:del>
      </w:moveTo>
      <w:ins w:id="923" w:author="Steffen Oppel" w:date="2025-10-07T08:39:00Z" w16du:dateUtc="2025-10-07T06:39:00Z">
        <w:r w:rsidR="00B90564">
          <w:rPr>
            <w:rFonts w:ascii="Times New Roman" w:hAnsi="Times New Roman"/>
          </w:rPr>
          <w:t xml:space="preserve">, resulting in a </w:t>
        </w:r>
        <w:r w:rsidR="008C5138">
          <w:rPr>
            <w:rFonts w:ascii="Times New Roman" w:hAnsi="Times New Roman"/>
          </w:rPr>
          <w:t xml:space="preserve">carrying capacity </w:t>
        </w:r>
      </w:ins>
      <w:ins w:id="924" w:author="Jaume Badia" w:date="2025-10-03T14:02:00Z" w16du:dateUtc="2025-10-03T12:02:00Z">
        <w:del w:id="925" w:author="Steffen Oppel" w:date="2025-10-07T08:39:00Z" w16du:dateUtc="2025-10-07T06:39:00Z">
          <w:r w:rsidR="000B368F" w:rsidDel="00B90564">
            <w:rPr>
              <w:rFonts w:ascii="Times New Roman" w:hAnsi="Times New Roman"/>
            </w:rPr>
            <w:delText>.</w:delText>
          </w:r>
        </w:del>
        <w:del w:id="926" w:author="Steffen Oppel" w:date="2025-10-07T08:40:00Z" w16du:dateUtc="2025-10-07T06:40:00Z">
          <w:r w:rsidR="000B368F" w:rsidDel="008C5138">
            <w:rPr>
              <w:rFonts w:ascii="Times New Roman" w:hAnsi="Times New Roman"/>
            </w:rPr>
            <w:delText xml:space="preserve"> Hence, </w:delText>
          </w:r>
        </w:del>
      </w:ins>
      <w:moveTo w:id="927" w:author="Jaume Badia" w:date="2025-10-03T13:49:00Z" w16du:dateUtc="2025-10-03T11:49:00Z">
        <w:del w:id="928" w:author="Steffen Oppel" w:date="2025-10-07T08:40:00Z" w16du:dateUtc="2025-10-07T06:40:00Z">
          <w:r w:rsidR="00445CE8" w:rsidDel="008C5138">
            <w:rPr>
              <w:rFonts w:ascii="Times New Roman" w:hAnsi="Times New Roman"/>
            </w:rPr>
            <w:delText xml:space="preserve">, and thus </w:delText>
          </w:r>
        </w:del>
      </w:moveTo>
      <w:ins w:id="929" w:author="Jaume Badia" w:date="2025-10-03T14:02:00Z" w16du:dateUtc="2025-10-03T12:02:00Z">
        <w:del w:id="930" w:author="Steffen Oppel" w:date="2025-10-07T08:40:00Z" w16du:dateUtc="2025-10-07T06:40:00Z">
          <w:r w:rsidR="0027347B" w:rsidDel="008C5138">
            <w:rPr>
              <w:rFonts w:ascii="Times New Roman" w:hAnsi="Times New Roman"/>
            </w:rPr>
            <w:delText xml:space="preserve">this </w:delText>
          </w:r>
        </w:del>
      </w:ins>
      <w:moveTo w:id="931" w:author="Jaume Badia" w:date="2025-10-03T13:49:00Z" w16du:dateUtc="2025-10-03T11:49:00Z">
        <w:del w:id="932" w:author="Steffen Oppel" w:date="2025-10-07T08:40:00Z" w16du:dateUtc="2025-10-07T06:40:00Z">
          <w:r w:rsidR="00445CE8" w:rsidDel="008C5138">
            <w:rPr>
              <w:rFonts w:ascii="Times New Roman" w:hAnsi="Times New Roman"/>
            </w:rPr>
            <w:delText xml:space="preserve">permitted an upper population size </w:delText>
          </w:r>
        </w:del>
        <w:r w:rsidR="00445CE8">
          <w:rPr>
            <w:rFonts w:ascii="Times New Roman" w:hAnsi="Times New Roman"/>
          </w:rPr>
          <w:t>of 356 females</w:t>
        </w:r>
      </w:moveTo>
      <w:ins w:id="933" w:author="Steffen Oppel" w:date="2025-10-07T09:07:00Z" w16du:dateUtc="2025-10-07T07:07:00Z">
        <w:r w:rsidR="009B017A">
          <w:rPr>
            <w:rFonts w:ascii="Times New Roman" w:hAnsi="Times New Roman"/>
          </w:rPr>
          <w:t xml:space="preserve"> for the past</w:t>
        </w:r>
      </w:ins>
      <w:moveTo w:id="934" w:author="Jaume Badia" w:date="2025-10-03T13:49:00Z" w16du:dateUtc="2025-10-03T11:49:00Z">
        <w:del w:id="935" w:author="Steffen Oppel" w:date="2025-10-07T08:40:00Z" w16du:dateUtc="2025-10-07T06:40:00Z">
          <w:r w:rsidR="00445CE8" w:rsidDel="008C5138">
            <w:rPr>
              <w:rFonts w:ascii="Times New Roman" w:hAnsi="Times New Roman"/>
            </w:rPr>
            <w:delText xml:space="preserve"> (density of 1.2 females / 10 ha * 2965 ha)</w:delText>
          </w:r>
        </w:del>
        <w:r w:rsidR="00445CE8">
          <w:rPr>
            <w:rFonts w:ascii="Times New Roman" w:hAnsi="Times New Roman"/>
          </w:rPr>
          <w:t xml:space="preserve">. If the </w:t>
        </w:r>
        <w:del w:id="936" w:author="Steffen Oppel" w:date="2025-10-07T08:40:00Z" w16du:dateUtc="2025-10-07T06:40:00Z">
          <w:r w:rsidR="00445CE8" w:rsidDel="008C5138">
            <w:rPr>
              <w:rFonts w:ascii="Times New Roman" w:hAnsi="Times New Roman"/>
            </w:rPr>
            <w:delText>projected</w:delText>
          </w:r>
        </w:del>
      </w:moveTo>
      <w:ins w:id="937" w:author="Steffen Oppel" w:date="2025-10-07T08:40:00Z" w16du:dateUtc="2025-10-07T06:40:00Z">
        <w:r w:rsidR="008C5138">
          <w:rPr>
            <w:rFonts w:ascii="Times New Roman" w:hAnsi="Times New Roman"/>
          </w:rPr>
          <w:t>estimated</w:t>
        </w:r>
      </w:ins>
      <w:moveTo w:id="938" w:author="Jaume Badia" w:date="2025-10-03T13:49:00Z" w16du:dateUtc="2025-10-03T11:49:00Z">
        <w:r w:rsidR="00445CE8">
          <w:rPr>
            <w:rFonts w:ascii="Times New Roman" w:hAnsi="Times New Roman"/>
          </w:rPr>
          <w:t xml:space="preserve"> number of adult females </w:t>
        </w:r>
      </w:moveTo>
      <w:ins w:id="939" w:author="Steffen Oppel" w:date="2025-10-07T08:40:00Z" w16du:dateUtc="2025-10-07T06:40:00Z">
        <w:r w:rsidR="008C5138">
          <w:rPr>
            <w:rFonts w:ascii="Times New Roman" w:hAnsi="Times New Roman"/>
          </w:rPr>
          <w:t xml:space="preserve">in our model </w:t>
        </w:r>
      </w:ins>
      <w:moveTo w:id="940" w:author="Jaume Badia" w:date="2025-10-03T13:49:00Z" w16du:dateUtc="2025-10-03T11:49:00Z">
        <w:r w:rsidR="00445CE8">
          <w:rPr>
            <w:rFonts w:ascii="Times New Roman" w:hAnsi="Times New Roman"/>
          </w:rPr>
          <w:t xml:space="preserve">exceeded the carrying capacity </w:t>
        </w:r>
        <w:r w:rsidR="00445CE8">
          <w:rPr>
            <w:rFonts w:ascii="Times New Roman" w:hAnsi="Times New Roman"/>
            <w:i/>
            <w:iCs/>
          </w:rPr>
          <w:t>K</w:t>
        </w:r>
        <w:r w:rsidR="00445CE8">
          <w:rPr>
            <w:rFonts w:ascii="Times New Roman" w:hAnsi="Times New Roman"/>
          </w:rPr>
          <w:t xml:space="preserve"> of the available habitat</w:t>
        </w:r>
      </w:moveTo>
      <w:ins w:id="941" w:author="Steffen Oppel" w:date="2025-10-07T08:40:00Z" w16du:dateUtc="2025-10-07T06:40:00Z">
        <w:r w:rsidR="008C5138">
          <w:rPr>
            <w:rFonts w:ascii="Times New Roman" w:hAnsi="Times New Roman"/>
          </w:rPr>
          <w:t xml:space="preserve"> in a given year</w:t>
        </w:r>
      </w:ins>
      <w:moveTo w:id="942" w:author="Jaume Badia" w:date="2025-10-03T13:49:00Z" w16du:dateUtc="2025-10-03T11:49:00Z">
        <w:r w:rsidR="00445CE8">
          <w:rPr>
            <w:rFonts w:ascii="Times New Roman" w:hAnsi="Times New Roman"/>
          </w:rPr>
          <w:t xml:space="preserve">, then only </w:t>
        </w:r>
        <w:r w:rsidR="00445CE8">
          <w:rPr>
            <w:rFonts w:ascii="Times New Roman" w:hAnsi="Times New Roman"/>
            <w:i/>
            <w:iCs/>
          </w:rPr>
          <w:t>K</w:t>
        </w:r>
        <w:r w:rsidR="00445CE8">
          <w:rPr>
            <w:rFonts w:ascii="Times New Roman" w:hAnsi="Times New Roman"/>
          </w:rPr>
          <w:t xml:space="preserve"> adult females were permitted to reproduce</w:t>
        </w:r>
      </w:moveTo>
      <w:ins w:id="943" w:author="Steffen Oppel" w:date="2025-10-07T08:43:00Z" w16du:dateUtc="2025-10-07T06:43:00Z">
        <w:r w:rsidR="00D4777B">
          <w:rPr>
            <w:rFonts w:ascii="Times New Roman" w:hAnsi="Times New Roman"/>
          </w:rPr>
          <w:t xml:space="preserve"> in that year</w:t>
        </w:r>
      </w:ins>
      <w:moveTo w:id="944" w:author="Jaume Badia" w:date="2025-10-03T13:49:00Z" w16du:dateUtc="2025-10-03T11:49:00Z">
        <w:r w:rsidR="00445CE8">
          <w:rPr>
            <w:rFonts w:ascii="Times New Roman" w:hAnsi="Times New Roman"/>
          </w:rPr>
          <w:t xml:space="preserve">, while the remaining females were assumed to </w:t>
        </w:r>
        <w:del w:id="945" w:author="Steffen Oppel" w:date="2025-10-07T08:41:00Z" w16du:dateUtc="2025-10-07T06:41:00Z">
          <w:r w:rsidR="00445CE8" w:rsidDel="00286B25">
            <w:rPr>
              <w:rFonts w:ascii="Times New Roman" w:hAnsi="Times New Roman"/>
            </w:rPr>
            <w:delText xml:space="preserve">roam and </w:delText>
          </w:r>
        </w:del>
        <w:r w:rsidR="00445CE8">
          <w:rPr>
            <w:rFonts w:ascii="Times New Roman" w:hAnsi="Times New Roman"/>
          </w:rPr>
          <w:t>omit breeding, but they were not removed from the population.</w:t>
        </w:r>
      </w:moveTo>
      <w:moveToRangeEnd w:id="901"/>
    </w:p>
    <w:p w14:paraId="57628F90" w14:textId="77777777" w:rsidR="002379A1" w:rsidRDefault="002379A1" w:rsidP="004020A2">
      <w:pPr>
        <w:spacing w:after="0" w:line="480" w:lineRule="auto"/>
        <w:jc w:val="both"/>
        <w:rPr>
          <w:ins w:id="946" w:author="Jaume Badia" w:date="2025-10-03T13:47:00Z" w16du:dateUtc="2025-10-03T11:47:00Z"/>
          <w:rFonts w:ascii="Times New Roman" w:hAnsi="Times New Roman"/>
        </w:rPr>
      </w:pPr>
    </w:p>
    <w:p w14:paraId="1454F43B" w14:textId="704B6CCC" w:rsidR="005B5F22" w:rsidRPr="005B5F22" w:rsidRDefault="005B5F22" w:rsidP="004020A2">
      <w:pPr>
        <w:spacing w:after="0" w:line="480" w:lineRule="auto"/>
        <w:jc w:val="both"/>
        <w:rPr>
          <w:ins w:id="947" w:author="Jaume Badia" w:date="2025-10-03T10:57:00Z" w16du:dateUtc="2025-10-03T08:57:00Z"/>
          <w:rFonts w:ascii="Times New Roman" w:hAnsi="Times New Roman"/>
          <w:u w:val="single"/>
          <w:rPrChange w:id="948" w:author="Jaume Badia" w:date="2025-10-03T13:47:00Z" w16du:dateUtc="2025-10-03T11:47:00Z">
            <w:rPr>
              <w:ins w:id="949" w:author="Jaume Badia" w:date="2025-10-03T10:57:00Z" w16du:dateUtc="2025-10-03T08:57:00Z"/>
              <w:rFonts w:ascii="Times New Roman" w:hAnsi="Times New Roman"/>
            </w:rPr>
          </w:rPrChange>
        </w:rPr>
      </w:pPr>
      <w:ins w:id="950" w:author="Jaume Badia" w:date="2025-10-03T13:47:00Z" w16du:dateUtc="2025-10-03T11:47:00Z">
        <w:r>
          <w:rPr>
            <w:rFonts w:ascii="Times New Roman" w:hAnsi="Times New Roman"/>
            <w:u w:val="single"/>
          </w:rPr>
          <w:t xml:space="preserve">Calculation of </w:t>
        </w:r>
        <w:del w:id="951" w:author="Steffen Oppel" w:date="2025-10-07T08:56:00Z" w16du:dateUtc="2025-10-07T06:56:00Z">
          <w:r w:rsidDel="00492096">
            <w:rPr>
              <w:rFonts w:ascii="Times New Roman" w:hAnsi="Times New Roman"/>
              <w:u w:val="single"/>
            </w:rPr>
            <w:delText>derived parameters</w:delText>
          </w:r>
        </w:del>
      </w:ins>
      <w:ins w:id="952" w:author="Steffen Oppel" w:date="2025-10-07T08:56:00Z" w16du:dateUtc="2025-10-07T06:56:00Z">
        <w:r w:rsidR="00492096">
          <w:rPr>
            <w:rFonts w:ascii="Times New Roman" w:hAnsi="Times New Roman"/>
            <w:u w:val="single"/>
          </w:rPr>
          <w:t>pop</w:t>
        </w:r>
        <w:r w:rsidR="007A457F">
          <w:rPr>
            <w:rFonts w:ascii="Times New Roman" w:hAnsi="Times New Roman"/>
            <w:u w:val="single"/>
          </w:rPr>
          <w:t>ulation growth rate</w:t>
        </w:r>
      </w:ins>
      <w:ins w:id="953" w:author="Jaume Badia" w:date="2025-10-03T13:47:00Z" w16du:dateUtc="2025-10-03T11:47:00Z">
        <w:r>
          <w:rPr>
            <w:rFonts w:ascii="Times New Roman" w:hAnsi="Times New Roman"/>
            <w:u w:val="single"/>
          </w:rPr>
          <w:t xml:space="preserve"> and model settings</w:t>
        </w:r>
      </w:ins>
    </w:p>
    <w:p w14:paraId="197F8BE3" w14:textId="75F580E9" w:rsidR="00A5014A" w:rsidDel="00AC174F" w:rsidRDefault="00A5014A" w:rsidP="004020A2">
      <w:pPr>
        <w:spacing w:after="0" w:line="480" w:lineRule="auto"/>
        <w:jc w:val="both"/>
        <w:rPr>
          <w:del w:id="954" w:author="Jaume Badia" w:date="2025-10-03T10:58:00Z" w16du:dateUtc="2025-10-03T08:58:00Z"/>
          <w:rFonts w:ascii="Times New Roman" w:hAnsi="Times New Roman"/>
          <w:b/>
        </w:rPr>
      </w:pPr>
      <w:del w:id="955" w:author="Jaume Badia" w:date="2025-10-03T10:58:00Z" w16du:dateUtc="2025-10-03T08:58:00Z">
        <w:r w:rsidRPr="00C40723" w:rsidDel="00AC174F">
          <w:rPr>
            <w:rFonts w:ascii="Times New Roman" w:hAnsi="Times New Roman"/>
          </w:rPr>
          <w:delText xml:space="preserve">Carrying capacity is difficult to derive, because breeding densities are highly variable throughout the range and are possibly lower in small and isolated sites. In high quality habitats breeding density can be high, on average 9.6 (1.8–21.5) singing males per 10 ha and on average 6.0 (0.0-18.0) </w:delText>
        </w:r>
        <w:r w:rsidDel="00AC174F">
          <w:rPr>
            <w:rFonts w:ascii="Times New Roman" w:hAnsi="Times New Roman"/>
          </w:rPr>
          <w:delText>nests per 10 ha (Kubacka et al.</w:delText>
        </w:r>
        <w:r w:rsidRPr="00C40723" w:rsidDel="00AC174F">
          <w:rPr>
            <w:rFonts w:ascii="Times New Roman" w:hAnsi="Times New Roman"/>
          </w:rPr>
          <w:delText xml:space="preserve"> 2014). In Pomerania, however, these densities of singing males have never been reached, and we therefore used a density of 1.5 males and 1.2 nests (breeding females) per 10 ha to calculate carrying capacity, which represents the average singing male densities of former Pomeranian breeding sites (Tanneberger et al. 2018</w:delText>
        </w:r>
        <w:r w:rsidDel="00AC174F">
          <w:rPr>
            <w:rFonts w:ascii="Times New Roman" w:hAnsi="Times New Roman"/>
          </w:rPr>
          <w:delText xml:space="preserve">). </w:delText>
        </w:r>
      </w:del>
    </w:p>
    <w:p w14:paraId="4D263764" w14:textId="77777777" w:rsidR="00A5014A" w:rsidDel="00445CE8" w:rsidRDefault="00A5014A">
      <w:pPr>
        <w:spacing w:after="0" w:line="480" w:lineRule="auto"/>
        <w:rPr>
          <w:del w:id="956" w:author="Jaume Badia" w:date="2025-10-03T13:49:00Z" w16du:dateUtc="2025-10-03T11:49:00Z"/>
          <w:rFonts w:ascii="Times New Roman" w:hAnsi="Times New Roman"/>
          <w:b/>
        </w:rPr>
      </w:pPr>
    </w:p>
    <w:p w14:paraId="4E27CC72" w14:textId="4167E803" w:rsidR="00A5014A" w:rsidDel="00445CE8" w:rsidRDefault="00A5014A">
      <w:pPr>
        <w:spacing w:after="0" w:line="480" w:lineRule="auto"/>
        <w:rPr>
          <w:del w:id="957" w:author="Jaume Badia" w:date="2025-10-03T13:49:00Z" w16du:dateUtc="2025-10-03T11:49:00Z"/>
          <w:rFonts w:ascii="Times New Roman" w:hAnsi="Times New Roman"/>
        </w:rPr>
      </w:pPr>
      <w:del w:id="958" w:author="Jaume Badia" w:date="2025-10-03T13:49:00Z" w16du:dateUtc="2025-10-03T11:49:00Z">
        <w:r w:rsidDel="00445CE8">
          <w:rPr>
            <w:rFonts w:ascii="Times New Roman" w:hAnsi="Times New Roman"/>
            <w:b/>
          </w:rPr>
          <w:delText>Population model structure and estimation of growth rate</w:delText>
        </w:r>
      </w:del>
    </w:p>
    <w:p w14:paraId="67DB1870" w14:textId="5B9B6F14" w:rsidR="00A5014A" w:rsidDel="00774714" w:rsidRDefault="00A5014A" w:rsidP="002B5E67">
      <w:pPr>
        <w:spacing w:after="0" w:line="480" w:lineRule="auto"/>
        <w:jc w:val="both"/>
        <w:rPr>
          <w:del w:id="959" w:author="Jaume Badia" w:date="2025-10-03T12:37:00Z" w16du:dateUtc="2025-10-03T10:37:00Z"/>
          <w:rFonts w:ascii="Times New Roman" w:hAnsi="Times New Roman"/>
        </w:rPr>
      </w:pPr>
      <w:commentRangeStart w:id="960"/>
      <w:del w:id="961" w:author="Jaume Badia" w:date="2025-10-03T12:37:00Z" w16du:dateUtc="2025-10-03T10:37:00Z">
        <w:r w:rsidDel="00774714">
          <w:rPr>
            <w:rFonts w:ascii="Times New Roman" w:hAnsi="Times New Roman"/>
          </w:rPr>
          <w:delText xml:space="preserve">We estimated demographic parameters of the </w:delText>
        </w:r>
        <w:r w:rsidRPr="00391AB0" w:rsidDel="00774714">
          <w:rPr>
            <w:rFonts w:ascii="Times New Roman" w:hAnsi="Times New Roman"/>
            <w:i/>
          </w:rPr>
          <w:delText xml:space="preserve">Acrocephalus paludicola </w:delText>
        </w:r>
        <w:r w:rsidDel="00774714">
          <w:rPr>
            <w:rFonts w:ascii="Times New Roman" w:hAnsi="Times New Roman"/>
          </w:rPr>
          <w:delText xml:space="preserve">using an integrated population model with a population structure similar to models for other </w:delText>
        </w:r>
        <w:r w:rsidDel="00774714">
          <w:rPr>
            <w:rFonts w:ascii="Times New Roman" w:hAnsi="Times New Roman"/>
            <w:i/>
            <w:iCs/>
          </w:rPr>
          <w:delText>Acrocephalus</w:delText>
        </w:r>
        <w:r w:rsidDel="00774714">
          <w:rPr>
            <w:rFonts w:ascii="Times New Roman" w:hAnsi="Times New Roman"/>
          </w:rPr>
          <w:delText xml:space="preserve"> warblers </w:delText>
        </w:r>
        <w:r w:rsidDel="00774714">
          <w:rPr>
            <w:rFonts w:ascii="Times New Roman" w:hAnsi="Times New Roman"/>
          </w:rPr>
          <w:lastRenderedPageBreak/>
          <w:delText>(Sæther et al.</w:delText>
        </w:r>
        <w:r w:rsidRPr="00C40723" w:rsidDel="00774714">
          <w:rPr>
            <w:rFonts w:ascii="Times New Roman" w:hAnsi="Times New Roman"/>
          </w:rPr>
          <w:delText xml:space="preserve"> 2004</w:delText>
        </w:r>
        <w:r w:rsidDel="00774714">
          <w:rPr>
            <w:rFonts w:ascii="Times New Roman" w:hAnsi="Times New Roman"/>
          </w:rPr>
          <w:delText xml:space="preserve">). </w:delText>
        </w:r>
        <w:commentRangeEnd w:id="960"/>
        <w:r w:rsidR="00074562" w:rsidDel="00774714">
          <w:rPr>
            <w:rStyle w:val="CommentReference"/>
            <w:szCs w:val="20"/>
          </w:rPr>
          <w:commentReference w:id="960"/>
        </w:r>
        <w:r w:rsidDel="00774714">
          <w:rPr>
            <w:rFonts w:ascii="Times New Roman" w:hAnsi="Times New Roman"/>
          </w:rPr>
          <w:delText>The population model was constructed with two age classes, juveniles and adults, and assumed that all females started breeding at the age of one year, and that a certain proportion of adult birds were males (this proportion followed a normal distribution with a mean of 0.56 and a standard deviation of 0.01). We used a Leslie matrix to describe the transition probabilities of juveniles and adults from one year to the next and estimated those transition probabilities with the parameters for survival and productivity of breeders. We assumed that annual survival during the first year of life (juvenile survival) was different from annual survival for birds that were older than one year (adult survival).</w:delText>
        </w:r>
      </w:del>
    </w:p>
    <w:p w14:paraId="5B457786" w14:textId="7093A5DE" w:rsidR="00A5014A" w:rsidDel="00774714" w:rsidRDefault="00A5014A" w:rsidP="004020A2">
      <w:pPr>
        <w:spacing w:after="0" w:line="480" w:lineRule="auto"/>
        <w:jc w:val="both"/>
        <w:rPr>
          <w:del w:id="962" w:author="Jaume Badia" w:date="2025-10-03T12:37:00Z" w16du:dateUtc="2025-10-03T10:37:00Z"/>
          <w:rFonts w:ascii="Times New Roman" w:hAnsi="Times New Roman"/>
        </w:rPr>
      </w:pPr>
      <w:del w:id="963" w:author="Jaume Badia" w:date="2025-10-03T12:37:00Z" w16du:dateUtc="2025-10-03T10:37:00Z">
        <w:r w:rsidDel="00774714">
          <w:rPr>
            <w:rFonts w:ascii="Times New Roman" w:hAnsi="Times New Roman"/>
          </w:rPr>
          <w:delText>Annual fecundity was decomposed into a process determined by the number of successful broods and the fledged brood size. We assumed that in the past, intensive agricultural management and early mowing of breeding habitats did not permit raising two broods, so second broods were only possible in hypothetical scenarios of the past or in future management scenarios. The proportion of birds raising two broods was assumed to follow a normal distribution with a mean of 0.25 and standard deviation of 0.07. The number of fledglings per first brood was assumed to follow a normal distribution with a mean of 3.15 and a standard deviation of 0.16, while the number of fledglings per second brood followed a normal distribution with a mean of 2.75 and a standard deviation of 0.2 (</w:delText>
        </w:r>
        <w:r w:rsidRPr="00C40723" w:rsidDel="00774714">
          <w:rPr>
            <w:rFonts w:ascii="Times New Roman" w:hAnsi="Times New Roman"/>
            <w:bCs/>
          </w:rPr>
          <w:delText>Kubacka et al. 2014</w:delText>
        </w:r>
        <w:r w:rsidDel="00774714">
          <w:rPr>
            <w:rFonts w:ascii="Times New Roman" w:hAnsi="Times New Roman"/>
          </w:rPr>
          <w:delText>).</w:delText>
        </w:r>
      </w:del>
    </w:p>
    <w:p w14:paraId="13072CAB" w14:textId="1CE3002F" w:rsidR="00A5014A" w:rsidDel="00774714" w:rsidRDefault="00A5014A" w:rsidP="004020A2">
      <w:pPr>
        <w:spacing w:after="0" w:line="480" w:lineRule="auto"/>
        <w:jc w:val="both"/>
        <w:rPr>
          <w:del w:id="964" w:author="Jaume Badia" w:date="2025-10-03T12:38:00Z" w16du:dateUtc="2025-10-03T10:38:00Z"/>
          <w:rFonts w:ascii="Times New Roman" w:hAnsi="Times New Roman"/>
        </w:rPr>
      </w:pPr>
      <w:del w:id="965" w:author="Jaume Badia" w:date="2025-10-03T12:38:00Z" w16du:dateUtc="2025-10-03T10:38:00Z">
        <w:r w:rsidDel="00774714">
          <w:rPr>
            <w:rFonts w:ascii="Times New Roman" w:hAnsi="Times New Roman"/>
          </w:rPr>
          <w:delText>To estimate first-year survival probabilities from individual capture-recapture data we used a Cormack-Jolly-Seber model based on 99 individually marked birds released as juveniles prior to their first migration in Lithuania in 2018 and 2019 and re-sighted every year until 2022 (Morkvėnas et al.</w:delText>
        </w:r>
        <w:r w:rsidRPr="0000725C" w:rsidDel="00774714">
          <w:rPr>
            <w:rFonts w:ascii="Times New Roman" w:hAnsi="Times New Roman"/>
          </w:rPr>
          <w:delText xml:space="preserve"> 2025</w:delText>
        </w:r>
        <w:r w:rsidDel="00774714">
          <w:rPr>
            <w:rFonts w:ascii="Times New Roman" w:hAnsi="Times New Roman"/>
          </w:rPr>
          <w:delText>). This recapture model assumed annually constant survival and recapture probabilities, but recapture probability varied by sex. We used weakly informative priors to estimate juvenile survival in order to ease convergence (beta: 1.2, 1.2), and informative priors in sex-specific recapture probabilities (normal with mean 0.57 for males and 0.26 for females,</w:delText>
        </w:r>
      </w:del>
      <w:del w:id="966" w:author="Jaume Badia" w:date="2025-10-03T11:00:00Z" w16du:dateUtc="2025-10-03T09:00:00Z">
        <w:r w:rsidDel="00104A16">
          <w:rPr>
            <w:rFonts w:ascii="Times New Roman" w:hAnsi="Times New Roman"/>
          </w:rPr>
          <w:delText xml:space="preserve"> sd 0.04 </w:delText>
        </w:r>
      </w:del>
      <w:del w:id="967" w:author="Jaume Badia" w:date="2025-10-03T12:38:00Z" w16du:dateUtc="2025-10-03T10:38:00Z">
        <w:r w:rsidDel="00774714">
          <w:rPr>
            <w:rFonts w:ascii="Times New Roman" w:hAnsi="Times New Roman"/>
          </w:rPr>
          <w:delText xml:space="preserve">for both). </w:delText>
        </w:r>
        <w:r w:rsidDel="00774714">
          <w:rPr>
            <w:rFonts w:ascii="Times New Roman" w:hAnsi="Times New Roman"/>
          </w:rPr>
          <w:lastRenderedPageBreak/>
          <w:delText>Because insufficient birds were captured and recaptured as adults, we used informative priors based on other populations (</w:delText>
        </w:r>
        <w:r w:rsidRPr="0000725C" w:rsidDel="00774714">
          <w:rPr>
            <w:rFonts w:ascii="Times New Roman" w:hAnsi="Times New Roman"/>
            <w:bCs/>
          </w:rPr>
          <w:delText>Dyrcz and Zdunek 1993a</w:delText>
        </w:r>
        <w:r w:rsidDel="00774714">
          <w:rPr>
            <w:rFonts w:ascii="Times New Roman" w:hAnsi="Times New Roman"/>
            <w:bCs/>
          </w:rPr>
          <w:delText>,</w:delText>
        </w:r>
        <w:r w:rsidRPr="0000725C" w:rsidDel="00774714">
          <w:rPr>
            <w:rFonts w:ascii="Times New Roman" w:hAnsi="Times New Roman"/>
            <w:bCs/>
          </w:rPr>
          <w:delText xml:space="preserve"> Dyrcz and Chylarecki 2018</w:delText>
        </w:r>
        <w:r w:rsidDel="00774714">
          <w:rPr>
            <w:rFonts w:ascii="Times New Roman" w:hAnsi="Times New Roman"/>
          </w:rPr>
          <w:delText>) to specify adult survival (normal: 0.42 ± 0.03) in all model projections.</w:delText>
        </w:r>
      </w:del>
    </w:p>
    <w:p w14:paraId="15495F8F" w14:textId="5FC651E1" w:rsidR="00A5014A" w:rsidRDefault="00A5014A">
      <w:pPr>
        <w:spacing w:after="0" w:line="480" w:lineRule="auto"/>
        <w:jc w:val="both"/>
        <w:rPr>
          <w:ins w:id="968" w:author="Jaume Badia" w:date="2025-10-03T13:49:00Z" w16du:dateUtc="2025-10-03T11:49:00Z"/>
          <w:rFonts w:ascii="Times New Roman" w:hAnsi="Times New Roman"/>
        </w:rPr>
      </w:pPr>
      <w:del w:id="969" w:author="Jaume Badia" w:date="2025-10-03T13:49:00Z" w16du:dateUtc="2025-10-03T11:49:00Z">
        <w:r w:rsidDel="00445CE8">
          <w:rPr>
            <w:rFonts w:ascii="Times New Roman" w:hAnsi="Times New Roman"/>
          </w:rPr>
          <w:delText xml:space="preserve">The state process was linked to survey data of singing males from 2003 – 2023 and assumed that only males were counted with the observation error based on a Poisson distribution. </w:delText>
        </w:r>
      </w:del>
      <w:r>
        <w:rPr>
          <w:rFonts w:ascii="Times New Roman" w:hAnsi="Times New Roman"/>
        </w:rPr>
        <w:t xml:space="preserve">We calculated the population growth rate as the geometric mean of the annual changes in total population size (N </w:t>
      </w:r>
      <w:r>
        <w:rPr>
          <w:rFonts w:ascii="Times New Roman" w:hAnsi="Times New Roman"/>
          <w:i/>
          <w:iCs/>
          <w:vertAlign w:val="subscript"/>
        </w:rPr>
        <w:t>t+1</w:t>
      </w:r>
      <w:r>
        <w:rPr>
          <w:rFonts w:ascii="Times New Roman" w:hAnsi="Times New Roman"/>
        </w:rPr>
        <w:t xml:space="preserve"> / N</w:t>
      </w:r>
      <w:r>
        <w:rPr>
          <w:rFonts w:ascii="Times New Roman" w:hAnsi="Times New Roman"/>
          <w:i/>
          <w:iCs/>
          <w:vertAlign w:val="subscript"/>
        </w:rPr>
        <w:t xml:space="preserve"> t</w:t>
      </w:r>
      <w:r>
        <w:rPr>
          <w:rFonts w:ascii="Times New Roman" w:hAnsi="Times New Roman"/>
        </w:rPr>
        <w:t xml:space="preserve">). </w:t>
      </w:r>
      <w:moveFromRangeStart w:id="970" w:author="Jaume Badia" w:date="2025-10-03T13:49:00Z" w:name="move210391757"/>
      <w:moveFrom w:id="971" w:author="Jaume Badia" w:date="2025-10-03T13:49:00Z" w16du:dateUtc="2025-10-03T11:49:00Z">
        <w:r w:rsidDel="00445CE8">
          <w:rPr>
            <w:rFonts w:ascii="Times New Roman" w:hAnsi="Times New Roman"/>
          </w:rPr>
          <w:t>To include the effects of density dependence and habitat limitations, we assumed that during the 1990s the area of occupancy was 2965 ha for the Pomeranian population (</w:t>
        </w:r>
        <w:r w:rsidRPr="00C40723" w:rsidDel="00445CE8">
          <w:rPr>
            <w:rFonts w:ascii="Times New Roman" w:hAnsi="Times New Roman"/>
          </w:rPr>
          <w:t>Flade et al., 2018</w:t>
        </w:r>
        <w:r w:rsidDel="00445CE8">
          <w:rPr>
            <w:rFonts w:ascii="Times New Roman" w:hAnsi="Times New Roman"/>
          </w:rPr>
          <w:t xml:space="preserve">), and thus permitted an upper population size of 356 females (density of 1.2 females / 10 ha * 2965 ha). If the projected number of adult females exceeded the carrying capacity </w:t>
        </w:r>
        <w:r w:rsidDel="00445CE8">
          <w:rPr>
            <w:rFonts w:ascii="Times New Roman" w:hAnsi="Times New Roman"/>
            <w:i/>
            <w:iCs/>
          </w:rPr>
          <w:t>K</w:t>
        </w:r>
        <w:r w:rsidDel="00445CE8">
          <w:rPr>
            <w:rFonts w:ascii="Times New Roman" w:hAnsi="Times New Roman"/>
          </w:rPr>
          <w:t xml:space="preserve"> of the available habitat, then only </w:t>
        </w:r>
        <w:r w:rsidDel="00445CE8">
          <w:rPr>
            <w:rFonts w:ascii="Times New Roman" w:hAnsi="Times New Roman"/>
            <w:i/>
            <w:iCs/>
          </w:rPr>
          <w:t>K</w:t>
        </w:r>
        <w:r w:rsidDel="00445CE8">
          <w:rPr>
            <w:rFonts w:ascii="Times New Roman" w:hAnsi="Times New Roman"/>
          </w:rPr>
          <w:t xml:space="preserve"> adult females were permitted to reproduce, while the remaining females were assumed to roam and omit breeding, but they were not removed from the population.</w:t>
        </w:r>
      </w:moveFrom>
      <w:moveFromRangeEnd w:id="970"/>
    </w:p>
    <w:p w14:paraId="1E2C9A83" w14:textId="77777777" w:rsidR="00015AEB" w:rsidDel="00015AEB" w:rsidRDefault="00445CE8" w:rsidP="00015AEB">
      <w:pPr>
        <w:spacing w:after="0" w:line="480" w:lineRule="auto"/>
        <w:jc w:val="both"/>
        <w:rPr>
          <w:del w:id="972" w:author="Jaume Badia" w:date="2025-10-03T13:50:00Z" w16du:dateUtc="2025-10-03T11:50:00Z"/>
          <w:moveTo w:id="973" w:author="Jaume Badia" w:date="2025-10-03T13:50:00Z" w16du:dateUtc="2025-10-03T11:50:00Z"/>
          <w:rFonts w:ascii="Times New Roman" w:hAnsi="Times New Roman"/>
          <w:b/>
        </w:rPr>
      </w:pPr>
      <w:ins w:id="974" w:author="Jaume Badia" w:date="2025-10-03T13:49:00Z" w16du:dateUtc="2025-10-03T11:49:00Z">
        <w:r>
          <w:rPr>
            <w:rFonts w:ascii="Times New Roman" w:hAnsi="Times New Roman"/>
          </w:rPr>
          <w:t xml:space="preserve">To fit the IPM, we used </w:t>
        </w:r>
      </w:ins>
      <w:ins w:id="975" w:author="Jaume Badia" w:date="2025-10-03T13:50:00Z" w16du:dateUtc="2025-10-03T11:50:00Z">
        <w:r w:rsidR="003F6D43">
          <w:rPr>
            <w:rFonts w:ascii="Times New Roman" w:hAnsi="Times New Roman"/>
          </w:rPr>
          <w:t>Markov-Chain-Monte-Carlo-based</w:t>
        </w:r>
      </w:ins>
      <w:ins w:id="976" w:author="Jaume Badia" w:date="2025-10-03T13:49:00Z" w16du:dateUtc="2025-10-03T11:49:00Z">
        <w:r>
          <w:rPr>
            <w:rFonts w:ascii="Times New Roman" w:hAnsi="Times New Roman"/>
          </w:rPr>
          <w:t xml:space="preserve"> Bayesian </w:t>
        </w:r>
      </w:ins>
      <w:ins w:id="977" w:author="Jaume Badia" w:date="2025-10-03T13:50:00Z" w16du:dateUtc="2025-10-03T11:50:00Z">
        <w:r w:rsidR="003F6D43">
          <w:rPr>
            <w:rFonts w:ascii="Times New Roman" w:hAnsi="Times New Roman"/>
          </w:rPr>
          <w:t xml:space="preserve">inference in </w:t>
        </w:r>
        <w:proofErr w:type="spellStart"/>
        <w:r w:rsidR="00015AEB">
          <w:rPr>
            <w:rFonts w:ascii="Times New Roman" w:hAnsi="Times New Roman"/>
          </w:rPr>
          <w:t>programme</w:t>
        </w:r>
        <w:proofErr w:type="spellEnd"/>
        <w:r w:rsidR="00015AEB">
          <w:rPr>
            <w:rFonts w:ascii="Times New Roman" w:hAnsi="Times New Roman"/>
          </w:rPr>
          <w:t xml:space="preserve"> </w:t>
        </w:r>
      </w:ins>
      <w:moveToRangeStart w:id="978" w:author="Jaume Badia" w:date="2025-10-03T13:50:00Z" w:name="move210391853"/>
      <w:moveTo w:id="979" w:author="Jaume Badia" w:date="2025-10-03T13:50:00Z" w16du:dateUtc="2025-10-03T11:50:00Z">
        <w:r w:rsidR="00015AEB" w:rsidRPr="00C40723">
          <w:rPr>
            <w:rFonts w:ascii="Times New Roman" w:hAnsi="Times New Roman"/>
          </w:rPr>
          <w:t>JAGS v. 4.3.0 call</w:t>
        </w:r>
        <w:r w:rsidR="00015AEB">
          <w:rPr>
            <w:rFonts w:ascii="Times New Roman" w:hAnsi="Times New Roman"/>
          </w:rPr>
          <w:t>ed from R v. 4.4.2 (R Core Team</w:t>
        </w:r>
        <w:r w:rsidR="00015AEB" w:rsidRPr="00C40723">
          <w:rPr>
            <w:rFonts w:ascii="Times New Roman" w:hAnsi="Times New Roman"/>
          </w:rPr>
          <w:t xml:space="preserve"> 2024) via the </w:t>
        </w:r>
        <w:proofErr w:type="spellStart"/>
        <w:r w:rsidR="00015AEB" w:rsidRPr="00C40723">
          <w:rPr>
            <w:rFonts w:ascii="Times New Roman" w:hAnsi="Times New Roman"/>
          </w:rPr>
          <w:t>jagsUI</w:t>
        </w:r>
        <w:proofErr w:type="spellEnd"/>
        <w:r w:rsidR="00015AEB" w:rsidRPr="00C40723">
          <w:rPr>
            <w:rFonts w:ascii="Times New Roman" w:hAnsi="Times New Roman"/>
          </w:rPr>
          <w:t xml:space="preserve"> </w:t>
        </w:r>
        <w:r w:rsidR="00015AEB">
          <w:rPr>
            <w:rFonts w:ascii="Times New Roman" w:hAnsi="Times New Roman"/>
          </w:rPr>
          <w:t>package (Kellner 2016, Plummer</w:t>
        </w:r>
        <w:r w:rsidR="00015AEB" w:rsidRPr="00C40723">
          <w:rPr>
            <w:rFonts w:ascii="Times New Roman" w:hAnsi="Times New Roman"/>
          </w:rPr>
          <w:t xml:space="preserve"> 2017</w:t>
        </w:r>
        <w:r w:rsidR="00015AEB">
          <w:rPr>
            <w:rFonts w:ascii="Times New Roman" w:hAnsi="Times New Roman"/>
          </w:rPr>
          <w:t>).</w:t>
        </w:r>
      </w:moveTo>
    </w:p>
    <w:moveToRangeEnd w:id="978"/>
    <w:p w14:paraId="7E456549" w14:textId="30305501" w:rsidR="00445CE8" w:rsidDel="00015AEB" w:rsidRDefault="00445CE8">
      <w:pPr>
        <w:spacing w:after="0" w:line="480" w:lineRule="auto"/>
        <w:jc w:val="both"/>
        <w:rPr>
          <w:del w:id="980" w:author="Jaume Badia" w:date="2025-10-03T13:50:00Z" w16du:dateUtc="2025-10-03T11:50:00Z"/>
          <w:rFonts w:ascii="Times New Roman" w:hAnsi="Times New Roman"/>
        </w:rPr>
      </w:pPr>
    </w:p>
    <w:p w14:paraId="3AE3B6B5" w14:textId="4A6E99D1" w:rsidR="00A5014A" w:rsidRDefault="00A5014A" w:rsidP="004020A2">
      <w:pPr>
        <w:spacing w:after="0" w:line="480" w:lineRule="auto"/>
        <w:jc w:val="both"/>
        <w:rPr>
          <w:rFonts w:ascii="Times New Roman" w:hAnsi="Times New Roman"/>
          <w:b/>
        </w:rPr>
      </w:pPr>
      <w:del w:id="981" w:author="Jaume Badia" w:date="2025-10-03T13:50:00Z" w16du:dateUtc="2025-10-03T11:50:00Z">
        <w:r w:rsidDel="00015AEB">
          <w:rPr>
            <w:rFonts w:ascii="Times New Roman" w:hAnsi="Times New Roman"/>
          </w:rPr>
          <w:delText>We fitted the integrated population model using a Bayesian approach to combine the joint likelihood with prior probability distributions of the parameters to draw inferences about all demographic parameters (</w:delText>
        </w:r>
        <w:r w:rsidRPr="00C40723" w:rsidDel="00015AEB">
          <w:rPr>
            <w:rFonts w:ascii="Times New Roman" w:hAnsi="Times New Roman"/>
          </w:rPr>
          <w:delText>Kéry and Schaub 2012</w:delText>
        </w:r>
        <w:r w:rsidDel="00015AEB">
          <w:rPr>
            <w:rFonts w:ascii="Times New Roman" w:hAnsi="Times New Roman"/>
          </w:rPr>
          <w:delText>,</w:delText>
        </w:r>
        <w:r w:rsidRPr="00C40723" w:rsidDel="00015AEB">
          <w:rPr>
            <w:rFonts w:ascii="Times New Roman" w:hAnsi="Times New Roman"/>
          </w:rPr>
          <w:delText xml:space="preserve"> Schaub and Kéry 2021). </w:delText>
        </w:r>
      </w:del>
      <w:r w:rsidRPr="00C40723">
        <w:rPr>
          <w:rFonts w:ascii="Times New Roman" w:hAnsi="Times New Roman"/>
        </w:rPr>
        <w:t xml:space="preserve">We ran four Markov chains with 75,000 iterations each and discarded the first 25,000 iterations. From the remaining iterations we only used every fifth iteration for inference, and we tested for convergence using the Gelman-Rubin diagnostic (Brooks and Gelman 1998); all estimated parameters had values of R-hat &lt; 1.002. </w:t>
      </w:r>
      <w:del w:id="982" w:author="Jaume Badia" w:date="2025-10-03T13:50:00Z" w16du:dateUtc="2025-10-03T11:50:00Z">
        <w:r w:rsidRPr="00C40723" w:rsidDel="00015AEB">
          <w:rPr>
            <w:rFonts w:ascii="Times New Roman" w:hAnsi="Times New Roman"/>
          </w:rPr>
          <w:delText xml:space="preserve">To calculate the posterior distributions of the parameters of interest, we used Markov </w:delText>
        </w:r>
        <w:r w:rsidRPr="00C40723" w:rsidDel="00015AEB">
          <w:rPr>
            <w:rFonts w:ascii="Times New Roman" w:hAnsi="Times New Roman"/>
          </w:rPr>
          <w:lastRenderedPageBreak/>
          <w:delText xml:space="preserve">chain Monte Carlo methods in </w:delText>
        </w:r>
      </w:del>
      <w:moveFromRangeStart w:id="983" w:author="Jaume Badia" w:date="2025-10-03T13:50:00Z" w:name="move210391853"/>
      <w:moveFrom w:id="984" w:author="Jaume Badia" w:date="2025-10-03T13:50:00Z" w16du:dateUtc="2025-10-03T11:50:00Z">
        <w:r w:rsidRPr="00C40723" w:rsidDel="00015AEB">
          <w:rPr>
            <w:rFonts w:ascii="Times New Roman" w:hAnsi="Times New Roman"/>
          </w:rPr>
          <w:t>JAGS v. 4.3.0 call</w:t>
        </w:r>
        <w:r w:rsidDel="00015AEB">
          <w:rPr>
            <w:rFonts w:ascii="Times New Roman" w:hAnsi="Times New Roman"/>
          </w:rPr>
          <w:t>ed from R v. 4.4.2 (R Core Team</w:t>
        </w:r>
        <w:r w:rsidRPr="00C40723" w:rsidDel="00015AEB">
          <w:rPr>
            <w:rFonts w:ascii="Times New Roman" w:hAnsi="Times New Roman"/>
          </w:rPr>
          <w:t xml:space="preserve"> 2024) via the jagsUI </w:t>
        </w:r>
        <w:r w:rsidDel="00015AEB">
          <w:rPr>
            <w:rFonts w:ascii="Times New Roman" w:hAnsi="Times New Roman"/>
          </w:rPr>
          <w:t>package (Kellner 2016, Plummer</w:t>
        </w:r>
        <w:r w:rsidRPr="00C40723" w:rsidDel="00015AEB">
          <w:rPr>
            <w:rFonts w:ascii="Times New Roman" w:hAnsi="Times New Roman"/>
          </w:rPr>
          <w:t xml:space="preserve"> 2017</w:t>
        </w:r>
        <w:r w:rsidDel="00015AEB">
          <w:rPr>
            <w:rFonts w:ascii="Times New Roman" w:hAnsi="Times New Roman"/>
          </w:rPr>
          <w:t>).</w:t>
        </w:r>
      </w:moveFrom>
      <w:moveFromRangeEnd w:id="983"/>
    </w:p>
    <w:p w14:paraId="4CE51BB7" w14:textId="77777777" w:rsidR="00A5014A" w:rsidRDefault="00A5014A">
      <w:pPr>
        <w:spacing w:after="0" w:line="480" w:lineRule="auto"/>
        <w:rPr>
          <w:rFonts w:ascii="Times New Roman" w:hAnsi="Times New Roman"/>
          <w:b/>
        </w:rPr>
      </w:pPr>
    </w:p>
    <w:p w14:paraId="0C650CC8" w14:textId="77777777" w:rsidR="00A5014A" w:rsidRDefault="00A5014A">
      <w:pPr>
        <w:spacing w:after="0" w:line="480" w:lineRule="auto"/>
        <w:rPr>
          <w:rFonts w:ascii="Times New Roman" w:hAnsi="Times New Roman"/>
        </w:rPr>
      </w:pPr>
      <w:r>
        <w:rPr>
          <w:rFonts w:ascii="Times New Roman" w:hAnsi="Times New Roman"/>
          <w:b/>
        </w:rPr>
        <w:t xml:space="preserve">Reinforcement and management scenarios </w:t>
      </w:r>
    </w:p>
    <w:p w14:paraId="1BA80B35" w14:textId="40DC3A26" w:rsidR="00A5014A" w:rsidRDefault="00A5014A" w:rsidP="002B5E67">
      <w:pPr>
        <w:spacing w:after="0" w:line="480" w:lineRule="auto"/>
        <w:jc w:val="both"/>
        <w:rPr>
          <w:rFonts w:ascii="Times New Roman" w:hAnsi="Times New Roman"/>
        </w:rPr>
      </w:pPr>
      <w:r>
        <w:rPr>
          <w:rFonts w:ascii="Times New Roman" w:hAnsi="Times New Roman"/>
        </w:rPr>
        <w:t xml:space="preserve">To address our main question </w:t>
      </w:r>
      <w:del w:id="985" w:author="Steffen Oppel" w:date="2025-10-07T08:57:00Z" w16du:dateUtc="2025-10-07T06:57:00Z">
        <w:r w:rsidDel="00ED34AD">
          <w:rPr>
            <w:rFonts w:ascii="Times New Roman" w:hAnsi="Times New Roman"/>
          </w:rPr>
          <w:delText xml:space="preserve">about </w:delText>
        </w:r>
      </w:del>
      <w:r>
        <w:rPr>
          <w:rFonts w:ascii="Times New Roman" w:hAnsi="Times New Roman"/>
        </w:rPr>
        <w:t>which management scenario</w:t>
      </w:r>
      <w:ins w:id="986" w:author="Steffen Oppel" w:date="2025-10-07T08:57:00Z" w16du:dateUtc="2025-10-07T06:57:00Z">
        <w:r w:rsidR="00ED34AD">
          <w:rPr>
            <w:rFonts w:ascii="Times New Roman" w:hAnsi="Times New Roman"/>
          </w:rPr>
          <w:t>s</w:t>
        </w:r>
      </w:ins>
      <w:r>
        <w:rPr>
          <w:rFonts w:ascii="Times New Roman" w:hAnsi="Times New Roman"/>
        </w:rPr>
        <w:t xml:space="preserve"> </w:t>
      </w:r>
      <w:del w:id="987" w:author="Steffen Oppel" w:date="2025-10-07T08:57:00Z" w16du:dateUtc="2025-10-07T06:57:00Z">
        <w:r w:rsidDel="00ED34AD">
          <w:rPr>
            <w:rFonts w:ascii="Times New Roman" w:hAnsi="Times New Roman"/>
          </w:rPr>
          <w:delText xml:space="preserve">may </w:delText>
        </w:r>
      </w:del>
      <w:ins w:id="988" w:author="Steffen Oppel" w:date="2025-10-07T08:57:00Z" w16du:dateUtc="2025-10-07T06:57:00Z">
        <w:r w:rsidR="00ED34AD">
          <w:rPr>
            <w:rFonts w:ascii="Times New Roman" w:hAnsi="Times New Roman"/>
          </w:rPr>
          <w:t>would</w:t>
        </w:r>
        <w:r w:rsidR="00ED34AD">
          <w:rPr>
            <w:rFonts w:ascii="Times New Roman" w:hAnsi="Times New Roman"/>
          </w:rPr>
          <w:t xml:space="preserve"> </w:t>
        </w:r>
      </w:ins>
      <w:r>
        <w:rPr>
          <w:rFonts w:ascii="Times New Roman" w:hAnsi="Times New Roman"/>
        </w:rPr>
        <w:t xml:space="preserve">result in a stable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in Pomerania, we explored several plausible </w:t>
      </w:r>
      <w:del w:id="989" w:author="Steffen Oppel" w:date="2025-10-07T08:58:00Z" w16du:dateUtc="2025-10-07T06:58:00Z">
        <w:r w:rsidDel="00096DBA">
          <w:rPr>
            <w:rFonts w:ascii="Times New Roman" w:hAnsi="Times New Roman"/>
          </w:rPr>
          <w:delText xml:space="preserve">scenarios that considered </w:delText>
        </w:r>
      </w:del>
      <w:ins w:id="990" w:author="Steffen Oppel" w:date="2025-10-07T08:58:00Z" w16du:dateUtc="2025-10-07T06:58:00Z">
        <w:r w:rsidR="00096DBA">
          <w:rPr>
            <w:rFonts w:ascii="Times New Roman" w:hAnsi="Times New Roman"/>
          </w:rPr>
          <w:t xml:space="preserve">combinations of </w:t>
        </w:r>
      </w:ins>
      <w:r>
        <w:rPr>
          <w:rFonts w:ascii="Times New Roman" w:hAnsi="Times New Roman"/>
        </w:rPr>
        <w:t>changes in survival, productivity, extent of habitat and the duration of reinforcement.</w:t>
      </w:r>
    </w:p>
    <w:p w14:paraId="18C2ACB9" w14:textId="3527CE61" w:rsidR="00A5014A" w:rsidRDefault="00A5014A">
      <w:pPr>
        <w:spacing w:after="0" w:line="480" w:lineRule="auto"/>
        <w:jc w:val="both"/>
        <w:rPr>
          <w:rFonts w:ascii="Times New Roman" w:hAnsi="Times New Roman"/>
        </w:rPr>
      </w:pPr>
      <w:r>
        <w:rPr>
          <w:rFonts w:ascii="Times New Roman" w:hAnsi="Times New Roman"/>
        </w:rPr>
        <w:t xml:space="preserve">After fitting the model to the past observation data from 2003 to 2023 including the assumption of no second broods, we explored 6 alternative (hypothetical) scenarios for the past: how the population could have developed if (1) second broods had been allowed since 2003; (2) survival had </w:t>
      </w:r>
      <w:del w:id="991" w:author="Steffen Oppel" w:date="2025-10-07T09:10:00Z" w16du:dateUtc="2025-10-07T07:10:00Z">
        <w:r w:rsidDel="00965624">
          <w:rPr>
            <w:rFonts w:ascii="Times New Roman" w:hAnsi="Times New Roman"/>
          </w:rPr>
          <w:delText xml:space="preserve">been </w:delText>
        </w:r>
      </w:del>
      <w:r>
        <w:rPr>
          <w:rFonts w:ascii="Times New Roman" w:hAnsi="Times New Roman"/>
        </w:rPr>
        <w:t xml:space="preserve">changed (in both directions) by 5% from 2003 onwards, and (3) both the proportion of second broods and survival had </w:t>
      </w:r>
      <w:del w:id="992" w:author="Steffen Oppel" w:date="2025-10-07T09:11:00Z" w16du:dateUtc="2025-10-07T07:11:00Z">
        <w:r w:rsidDel="004871CA">
          <w:rPr>
            <w:rFonts w:ascii="Times New Roman" w:hAnsi="Times New Roman"/>
          </w:rPr>
          <w:delText xml:space="preserve">been </w:delText>
        </w:r>
      </w:del>
      <w:r>
        <w:rPr>
          <w:rFonts w:ascii="Times New Roman" w:hAnsi="Times New Roman"/>
        </w:rPr>
        <w:t>changed simultaneously in 2003.</w:t>
      </w:r>
    </w:p>
    <w:p w14:paraId="7F68FF15" w14:textId="77777777" w:rsidR="00A5014A" w:rsidRDefault="00A5014A" w:rsidP="002B5E67">
      <w:pPr>
        <w:spacing w:after="0" w:line="480" w:lineRule="auto"/>
        <w:jc w:val="both"/>
        <w:rPr>
          <w:rFonts w:ascii="Times New Roman" w:hAnsi="Times New Roman"/>
        </w:rPr>
      </w:pPr>
      <w:r>
        <w:rPr>
          <w:rFonts w:ascii="Times New Roman" w:hAnsi="Times New Roman"/>
        </w:rPr>
        <w:t xml:space="preserve">We then explored 54 different scenarios that included the following combinations of reinforcement and other management. Based on experience from pilot translocations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Pr>
          <w:rFonts w:ascii="Times New Roman" w:hAnsi="Times New Roman"/>
        </w:rPr>
        <w:t>, 10 nests (~50 chicks) per year are logistically feasible and appear to be inconsequential for the source site (</w:t>
      </w:r>
      <w:proofErr w:type="spellStart"/>
      <w:r w:rsidRPr="00C40723">
        <w:rPr>
          <w:rFonts w:ascii="Times New Roman" w:hAnsi="Times New Roman"/>
        </w:rPr>
        <w:t>Morkvėnas</w:t>
      </w:r>
      <w:proofErr w:type="spellEnd"/>
      <w:r w:rsidRPr="00C40723">
        <w:rPr>
          <w:rFonts w:ascii="Times New Roman" w:hAnsi="Times New Roman"/>
        </w:rPr>
        <w:t xml:space="preserve"> et al. 2025</w:t>
      </w:r>
      <w:r>
        <w:rPr>
          <w:rFonts w:ascii="Times New Roman" w:hAnsi="Times New Roman"/>
        </w:rPr>
        <w:t xml:space="preserve">). Hence, our projected future scenarios were based on 50 released individuals per year, and only explored different durations of reinforcement (5, 10 and 15 years). Three scenarios considered the different duration of reinforcement with unlimited habitat but no second broods emulating likely past conditions. All other scenarios assumed that a proportion of all female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raised two broods per year.</w:t>
      </w:r>
    </w:p>
    <w:p w14:paraId="7D07F7B5" w14:textId="77777777" w:rsidR="00D96896" w:rsidRDefault="00A5014A" w:rsidP="00431830">
      <w:pPr>
        <w:spacing w:after="0" w:line="480" w:lineRule="auto"/>
        <w:jc w:val="both"/>
        <w:rPr>
          <w:ins w:id="993" w:author="Steffen Oppel" w:date="2025-10-07T09:14:00Z" w16du:dateUtc="2025-10-07T07:14:00Z"/>
          <w:rFonts w:ascii="Times New Roman" w:hAnsi="Times New Roman"/>
        </w:rPr>
      </w:pPr>
      <w:r>
        <w:rPr>
          <w:rFonts w:ascii="Times New Roman" w:hAnsi="Times New Roman"/>
        </w:rPr>
        <w:t xml:space="preserve">We identified six potential release sites within the range of the Pomeranian population (Fig. 1), and assumed that each release site provides 200 ha of suitable habitat, which could be increased to 400 ha by </w:t>
      </w:r>
      <w:ins w:id="994" w:author="Steffen Oppel" w:date="2025-10-06T13:14:00Z" w16du:dateUtc="2025-10-06T11:14:00Z">
        <w:r w:rsidR="00031A6E">
          <w:rPr>
            <w:rFonts w:ascii="Times New Roman" w:hAnsi="Times New Roman"/>
          </w:rPr>
          <w:t xml:space="preserve">further </w:t>
        </w:r>
      </w:ins>
      <w:r>
        <w:rPr>
          <w:rFonts w:ascii="Times New Roman" w:hAnsi="Times New Roman"/>
        </w:rPr>
        <w:t xml:space="preserve">habitat restoration. </w:t>
      </w:r>
      <w:ins w:id="995" w:author="Steffen Oppel" w:date="2025-10-06T13:11:00Z" w16du:dateUtc="2025-10-06T11:11:00Z">
        <w:r w:rsidR="003333D1">
          <w:rPr>
            <w:rFonts w:ascii="Times New Roman" w:hAnsi="Times New Roman"/>
          </w:rPr>
          <w:t xml:space="preserve">Note that </w:t>
        </w:r>
        <w:r w:rsidR="00732CAE">
          <w:rPr>
            <w:rFonts w:ascii="Times New Roman" w:hAnsi="Times New Roman"/>
          </w:rPr>
          <w:t xml:space="preserve">knowledge about the location </w:t>
        </w:r>
      </w:ins>
      <w:ins w:id="996" w:author="Steffen Oppel" w:date="2025-10-06T13:14:00Z" w16du:dateUtc="2025-10-06T11:14:00Z">
        <w:r w:rsidR="00801653">
          <w:rPr>
            <w:rFonts w:ascii="Times New Roman" w:hAnsi="Times New Roman"/>
          </w:rPr>
          <w:t xml:space="preserve">and area </w:t>
        </w:r>
      </w:ins>
      <w:ins w:id="997" w:author="Steffen Oppel" w:date="2025-10-06T13:11:00Z" w16du:dateUtc="2025-10-06T11:11:00Z">
        <w:r w:rsidR="00732CAE">
          <w:rPr>
            <w:rFonts w:ascii="Times New Roman" w:hAnsi="Times New Roman"/>
          </w:rPr>
          <w:t>of potenti</w:t>
        </w:r>
      </w:ins>
      <w:ins w:id="998" w:author="Steffen Oppel" w:date="2025-10-06T13:12:00Z" w16du:dateUtc="2025-10-06T11:12:00Z">
        <w:r w:rsidR="00732CAE">
          <w:rPr>
            <w:rFonts w:ascii="Times New Roman" w:hAnsi="Times New Roman"/>
          </w:rPr>
          <w:t xml:space="preserve">al </w:t>
        </w:r>
        <w:r w:rsidR="00732CAE">
          <w:rPr>
            <w:rFonts w:ascii="Times New Roman" w:hAnsi="Times New Roman"/>
          </w:rPr>
          <w:lastRenderedPageBreak/>
          <w:t xml:space="preserve">habitat </w:t>
        </w:r>
      </w:ins>
      <w:ins w:id="999" w:author="Steffen Oppel" w:date="2025-10-06T13:14:00Z" w16du:dateUtc="2025-10-06T11:14:00Z">
        <w:r w:rsidR="00801653">
          <w:rPr>
            <w:rFonts w:ascii="Times New Roman" w:hAnsi="Times New Roman"/>
          </w:rPr>
          <w:t>exists</w:t>
        </w:r>
      </w:ins>
      <w:ins w:id="1000" w:author="Steffen Oppel" w:date="2025-10-06T13:12:00Z" w16du:dateUtc="2025-10-06T11:12:00Z">
        <w:r w:rsidR="00732CAE">
          <w:rPr>
            <w:rFonts w:ascii="Times New Roman" w:hAnsi="Times New Roman"/>
          </w:rPr>
          <w:t>, but because suitable habitat is management</w:t>
        </w:r>
      </w:ins>
      <w:ins w:id="1001" w:author="Steffen Oppel" w:date="2025-10-06T13:13:00Z" w16du:dateUtc="2025-10-06T11:13:00Z">
        <w:r w:rsidR="00CA442B">
          <w:rPr>
            <w:rFonts w:ascii="Times New Roman" w:hAnsi="Times New Roman"/>
          </w:rPr>
          <w:t>-</w:t>
        </w:r>
      </w:ins>
      <w:ins w:id="1002" w:author="Steffen Oppel" w:date="2025-10-06T13:12:00Z" w16du:dateUtc="2025-10-06T11:12:00Z">
        <w:r w:rsidR="00732CAE">
          <w:rPr>
            <w:rFonts w:ascii="Times New Roman" w:hAnsi="Times New Roman"/>
          </w:rPr>
          <w:t xml:space="preserve">dependent, </w:t>
        </w:r>
      </w:ins>
      <w:ins w:id="1003" w:author="Steffen Oppel" w:date="2025-10-06T13:15:00Z" w16du:dateUtc="2025-10-06T11:15:00Z">
        <w:r w:rsidR="00801653">
          <w:rPr>
            <w:rFonts w:ascii="Times New Roman" w:hAnsi="Times New Roman"/>
          </w:rPr>
          <w:t xml:space="preserve">our </w:t>
        </w:r>
      </w:ins>
      <w:ins w:id="1004" w:author="Steffen Oppel" w:date="2025-10-06T13:12:00Z" w16du:dateUtc="2025-10-06T11:12:00Z">
        <w:r w:rsidR="009D4968">
          <w:rPr>
            <w:rFonts w:ascii="Times New Roman" w:hAnsi="Times New Roman"/>
          </w:rPr>
          <w:t>scenario</w:t>
        </w:r>
      </w:ins>
      <w:ins w:id="1005" w:author="Steffen Oppel" w:date="2025-10-06T13:15:00Z" w16du:dateUtc="2025-10-06T11:15:00Z">
        <w:r w:rsidR="00801653">
          <w:rPr>
            <w:rFonts w:ascii="Times New Roman" w:hAnsi="Times New Roman"/>
          </w:rPr>
          <w:t>s reflect the uncertainty</w:t>
        </w:r>
        <w:r w:rsidR="00540F9B">
          <w:rPr>
            <w:rFonts w:ascii="Times New Roman" w:hAnsi="Times New Roman"/>
          </w:rPr>
          <w:t xml:space="preserve"> in the amount of political will and financial resources available </w:t>
        </w:r>
      </w:ins>
      <w:ins w:id="1006" w:author="Steffen Oppel" w:date="2025-10-06T13:13:00Z" w16du:dateUtc="2025-10-06T11:13:00Z">
        <w:r w:rsidR="00B43E09">
          <w:rPr>
            <w:rFonts w:ascii="Times New Roman" w:hAnsi="Times New Roman"/>
          </w:rPr>
          <w:t xml:space="preserve">to restore and maintain </w:t>
        </w:r>
      </w:ins>
      <w:ins w:id="1007" w:author="Steffen Oppel" w:date="2025-10-07T09:06:00Z" w16du:dateUtc="2025-10-07T07:06:00Z">
        <w:r w:rsidR="00506CCE">
          <w:rPr>
            <w:rFonts w:ascii="Times New Roman" w:hAnsi="Times New Roman"/>
          </w:rPr>
          <w:t>a specified</w:t>
        </w:r>
      </w:ins>
      <w:ins w:id="1008" w:author="Steffen Oppel" w:date="2025-10-06T13:13:00Z" w16du:dateUtc="2025-10-06T11:13:00Z">
        <w:r w:rsidR="00B43E09">
          <w:rPr>
            <w:rFonts w:ascii="Times New Roman" w:hAnsi="Times New Roman"/>
          </w:rPr>
          <w:t xml:space="preserve"> area of suitable habitat.</w:t>
        </w:r>
      </w:ins>
      <w:ins w:id="1009" w:author="Steffen Oppel" w:date="2025-10-06T13:15:00Z" w16du:dateUtc="2025-10-06T11:15:00Z">
        <w:r w:rsidR="00540F9B">
          <w:rPr>
            <w:rFonts w:ascii="Times New Roman" w:hAnsi="Times New Roman"/>
          </w:rPr>
          <w:t xml:space="preserve"> </w:t>
        </w:r>
      </w:ins>
      <w:r>
        <w:rPr>
          <w:rFonts w:ascii="Times New Roman" w:hAnsi="Times New Roman"/>
        </w:rPr>
        <w:t xml:space="preserve">We therefore explored four different scenarios of habitat availability, namely one or six release sites, either with or without </w:t>
      </w:r>
      <w:ins w:id="1010" w:author="Steffen Oppel" w:date="2025-10-06T13:16:00Z" w16du:dateUtc="2025-10-06T11:16:00Z">
        <w:r w:rsidR="00866172">
          <w:rPr>
            <w:rFonts w:ascii="Times New Roman" w:hAnsi="Times New Roman"/>
          </w:rPr>
          <w:t xml:space="preserve">further </w:t>
        </w:r>
      </w:ins>
      <w:r>
        <w:rPr>
          <w:rFonts w:ascii="Times New Roman" w:hAnsi="Times New Roman"/>
        </w:rPr>
        <w:t xml:space="preserve">habitat restoration, resulting in available habitat </w:t>
      </w:r>
      <w:ins w:id="1011" w:author="Steffen Oppel" w:date="2025-10-06T13:16:00Z" w16du:dateUtc="2025-10-06T11:16:00Z">
        <w:r w:rsidR="00866172">
          <w:rPr>
            <w:rFonts w:ascii="Times New Roman" w:hAnsi="Times New Roman"/>
          </w:rPr>
          <w:t xml:space="preserve">areas </w:t>
        </w:r>
      </w:ins>
      <w:r>
        <w:rPr>
          <w:rFonts w:ascii="Times New Roman" w:hAnsi="Times New Roman"/>
        </w:rPr>
        <w:t>of 200, 400, 1200 or 2400 ha. This available habitat corresponded to assumed carrying capacities of 24, 48, 144, or 288 adult females, respectively. Combining those four habitat availabilities with the three reinforcement durations resulted in a total of 12 future scenarios where habitat was constrained and six scenarios (described above) where habitat was unconstrained. All of these 18 scenarios were projected either with constant survival probability, an improved survival of 5% for both adults and juveniles to reflect ongoing conservation efforts on breeding grounds and along the flyway, or survival reduced by 5% to reflect potential deteriorations of conditions along the migration route and wintering areas (Flade et al. 2023, Nemes et al. 2023).</w:t>
      </w:r>
    </w:p>
    <w:p w14:paraId="7A0ECC93" w14:textId="66DE6650" w:rsidR="00A5014A" w:rsidRDefault="00A5014A" w:rsidP="00431830">
      <w:pPr>
        <w:spacing w:after="0" w:line="480" w:lineRule="auto"/>
        <w:jc w:val="both"/>
        <w:rPr>
          <w:rFonts w:ascii="Times New Roman" w:hAnsi="Times New Roman"/>
        </w:rPr>
      </w:pPr>
      <w:del w:id="1012" w:author="Steffen Oppel" w:date="2025-10-07T09:14:00Z" w16du:dateUtc="2025-10-07T07:14:00Z">
        <w:r w:rsidDel="00D96896">
          <w:rPr>
            <w:rFonts w:ascii="Times New Roman" w:hAnsi="Times New Roman"/>
          </w:rPr>
          <w:delText xml:space="preserve"> </w:delText>
        </w:r>
      </w:del>
      <w:r>
        <w:rPr>
          <w:rFonts w:ascii="Times New Roman" w:hAnsi="Times New Roman"/>
          <w:lang w:val="en-GB"/>
        </w:rPr>
        <w:t>To examine which of the 54 combinations of reinforcement and management would result in a stable or increasing population trend, we projected the population size estimated by the integrated population model 25 years into the future while accounting for uncertainty in all demographic parameters (</w:t>
      </w:r>
      <w:r w:rsidRPr="00C40723">
        <w:rPr>
          <w:rFonts w:ascii="Times New Roman" w:hAnsi="Times New Roman"/>
        </w:rPr>
        <w:t>Schaub and Kéry 2021</w:t>
      </w:r>
      <w:r>
        <w:rPr>
          <w:rFonts w:ascii="Times New Roman" w:hAnsi="Times New Roman"/>
        </w:rPr>
        <w:t xml:space="preserve">, </w:t>
      </w:r>
      <w:r w:rsidRPr="00C40723">
        <w:rPr>
          <w:rFonts w:ascii="Times New Roman" w:hAnsi="Times New Roman"/>
        </w:rPr>
        <w:t>Oppel et al., 2021).</w:t>
      </w:r>
      <w:r w:rsidRPr="00C40723">
        <w:rPr>
          <w:rFonts w:ascii="Times New Roman" w:hAnsi="Times New Roman"/>
          <w:lang w:val="en-GB"/>
        </w:rPr>
        <w:t xml:space="preserve"> </w:t>
      </w:r>
      <w:r w:rsidRPr="00C40723">
        <w:rPr>
          <w:rFonts w:ascii="Times New Roman" w:hAnsi="Times New Roman"/>
        </w:rPr>
        <w:t>For each scenario of reinforcement</w:t>
      </w:r>
      <w:r>
        <w:rPr>
          <w:rFonts w:ascii="Times New Roman" w:hAnsi="Times New Roman"/>
        </w:rPr>
        <w:t xml:space="preserve"> and survival improvement - including two ‘do nothing’ scenarios of no reinforcement and no survival improvement (but with or without second broods) - we calculated the probability to reach a target population size of 100 adults in 25 years (i.e., the end of projections). We selected this metric as it was the stated goal of the large conservation project, and a population size that reduces the risk of extinction in the short and medium term to acceptable levels (Frankham et al. 2014). We also present the probability of populations declining after the end of the reinforcement as the proportion of population simulations under each scenario where the total number of adult birds in 2049 was </w:t>
      </w:r>
      <w:r>
        <w:rPr>
          <w:rFonts w:ascii="Times New Roman" w:hAnsi="Times New Roman"/>
        </w:rPr>
        <w:lastRenderedPageBreak/>
        <w:t>lower than the number of adults at the end of the reinforcement program. This metric was chosen because it indicates which populations would eventually be self-sustainable, irrespective of whether the target population size had been achieved or not.</w:t>
      </w:r>
    </w:p>
    <w:p w14:paraId="24CB1EA9" w14:textId="77777777" w:rsidR="00A5014A" w:rsidRDefault="00A5014A">
      <w:pPr>
        <w:spacing w:after="0" w:line="480" w:lineRule="auto"/>
        <w:jc w:val="both"/>
        <w:rPr>
          <w:rFonts w:ascii="Times New Roman" w:hAnsi="Times New Roman"/>
        </w:rPr>
      </w:pPr>
    </w:p>
    <w:p w14:paraId="1F640B98" w14:textId="77777777" w:rsidR="00A5014A" w:rsidRDefault="00A5014A">
      <w:pPr>
        <w:spacing w:after="0" w:line="480" w:lineRule="auto"/>
        <w:rPr>
          <w:rFonts w:ascii="Times New Roman" w:hAnsi="Times New Roman"/>
          <w:b/>
        </w:rPr>
      </w:pPr>
      <w:r>
        <w:rPr>
          <w:rFonts w:ascii="Times New Roman" w:hAnsi="Times New Roman"/>
          <w:b/>
        </w:rPr>
        <w:t>Results</w:t>
      </w:r>
    </w:p>
    <w:p w14:paraId="5C1D83A9" w14:textId="33E93B0F" w:rsidR="00A5014A" w:rsidRDefault="00A5014A">
      <w:pPr>
        <w:spacing w:after="0" w:line="480" w:lineRule="auto"/>
        <w:rPr>
          <w:rFonts w:ascii="Times New Roman" w:hAnsi="Times New Roman"/>
        </w:rPr>
      </w:pPr>
      <w:r>
        <w:rPr>
          <w:rFonts w:ascii="Times New Roman" w:hAnsi="Times New Roman"/>
          <w:b/>
        </w:rPr>
        <w:t xml:space="preserve">Population development </w:t>
      </w:r>
      <w:del w:id="1013" w:author="Steffen Oppel" w:date="2025-10-07T09:15:00Z" w16du:dateUtc="2025-10-07T07:15:00Z">
        <w:r w:rsidDel="00576614">
          <w:rPr>
            <w:rFonts w:ascii="Times New Roman" w:hAnsi="Times New Roman"/>
            <w:b/>
          </w:rPr>
          <w:delText xml:space="preserve">1993 </w:delText>
        </w:r>
      </w:del>
      <w:ins w:id="1014" w:author="Steffen Oppel" w:date="2025-10-07T09:15:00Z" w16du:dateUtc="2025-10-07T07:15:00Z">
        <w:r w:rsidR="00576614">
          <w:rPr>
            <w:rFonts w:ascii="Times New Roman" w:hAnsi="Times New Roman"/>
            <w:b/>
          </w:rPr>
          <w:t>2003</w:t>
        </w:r>
        <w:r w:rsidR="00576614">
          <w:rPr>
            <w:rFonts w:ascii="Times New Roman" w:hAnsi="Times New Roman"/>
            <w:b/>
          </w:rPr>
          <w:t xml:space="preserve"> </w:t>
        </w:r>
      </w:ins>
      <w:r>
        <w:rPr>
          <w:rFonts w:ascii="Times New Roman" w:hAnsi="Times New Roman"/>
          <w:b/>
        </w:rPr>
        <w:t>– 2023</w:t>
      </w:r>
    </w:p>
    <w:p w14:paraId="7350C222" w14:textId="4981CF3D" w:rsidR="00A5014A" w:rsidRDefault="00A5014A">
      <w:pPr>
        <w:spacing w:after="0" w:line="480" w:lineRule="auto"/>
        <w:jc w:val="both"/>
        <w:rPr>
          <w:rFonts w:ascii="Times New Roman" w:hAnsi="Times New Roman"/>
        </w:rPr>
      </w:pPr>
      <w:del w:id="1015" w:author="Steffen Oppel" w:date="2025-10-07T09:15:00Z" w16du:dateUtc="2025-10-07T07:15:00Z">
        <w:r w:rsidDel="00576614">
          <w:rPr>
            <w:rFonts w:ascii="Times New Roman" w:hAnsi="Times New Roman"/>
          </w:rPr>
          <w:delText xml:space="preserve">After 250 and 262 singing males were counted in 1993 and 1997, respectively, </w:delText>
        </w:r>
        <w:r w:rsidDel="00C604BA">
          <w:rPr>
            <w:rFonts w:ascii="Times New Roman" w:hAnsi="Times New Roman"/>
          </w:rPr>
          <w:delText>t</w:delText>
        </w:r>
      </w:del>
      <w:ins w:id="1016" w:author="Steffen Oppel" w:date="2025-10-07T09:15:00Z" w16du:dateUtc="2025-10-07T07:15:00Z">
        <w:r w:rsidR="00C604BA">
          <w:rPr>
            <w:rFonts w:ascii="Times New Roman" w:hAnsi="Times New Roman"/>
          </w:rPr>
          <w:t>T</w:t>
        </w:r>
      </w:ins>
      <w:r>
        <w:rPr>
          <w:rFonts w:ascii="Times New Roman" w:hAnsi="Times New Roman"/>
        </w:rPr>
        <w:t xml:space="preserve">he Pomeranian population </w:t>
      </w:r>
      <w:del w:id="1017" w:author="Steffen Oppel" w:date="2025-10-07T09:16:00Z" w16du:dateUtc="2025-10-07T07:16:00Z">
        <w:r w:rsidDel="00C604BA">
          <w:rPr>
            <w:rFonts w:ascii="Times New Roman" w:hAnsi="Times New Roman"/>
          </w:rPr>
          <w:delText xml:space="preserve">was substantially smaller in 2003 (89 singing males) and </w:delText>
        </w:r>
      </w:del>
      <w:r>
        <w:rPr>
          <w:rFonts w:ascii="Times New Roman" w:hAnsi="Times New Roman"/>
        </w:rPr>
        <w:t xml:space="preserve">experienced a slow but continuous decrease </w:t>
      </w:r>
      <w:ins w:id="1018" w:author="Steffen Oppel" w:date="2025-10-07T09:16:00Z" w16du:dateUtc="2025-10-07T07:16:00Z">
        <w:r w:rsidR="00C604BA">
          <w:rPr>
            <w:rFonts w:ascii="Times New Roman" w:hAnsi="Times New Roman"/>
          </w:rPr>
          <w:t xml:space="preserve">from 89 singing males in 2003 </w:t>
        </w:r>
        <w:r w:rsidR="00035F16">
          <w:rPr>
            <w:rFonts w:ascii="Times New Roman" w:hAnsi="Times New Roman"/>
          </w:rPr>
          <w:t>to</w:t>
        </w:r>
      </w:ins>
      <w:del w:id="1019" w:author="Steffen Oppel" w:date="2025-10-07T09:16:00Z" w16du:dateUtc="2025-10-07T07:16:00Z">
        <w:r w:rsidDel="00035F16">
          <w:rPr>
            <w:rFonts w:ascii="Times New Roman" w:hAnsi="Times New Roman"/>
          </w:rPr>
          <w:delText>with</w:delText>
        </w:r>
      </w:del>
      <w:r>
        <w:rPr>
          <w:rFonts w:ascii="Times New Roman" w:hAnsi="Times New Roman"/>
        </w:rPr>
        <w:t xml:space="preserve"> only one singing male recorded in 2023 (Fig. 2). </w:t>
      </w:r>
      <w:ins w:id="1020" w:author="Steffen Oppel" w:date="2025-10-07T09:16:00Z" w16du:dateUtc="2025-10-07T07:16:00Z">
        <w:r w:rsidR="00035F16">
          <w:rPr>
            <w:rFonts w:ascii="Times New Roman" w:hAnsi="Times New Roman"/>
          </w:rPr>
          <w:t xml:space="preserve">Previous data from 1993 and 1997 indicated a population size of </w:t>
        </w:r>
      </w:ins>
      <w:ins w:id="1021" w:author="Steffen Oppel" w:date="2025-10-07T09:17:00Z" w16du:dateUtc="2025-10-07T07:17:00Z">
        <w:r w:rsidR="00A0583D">
          <w:rPr>
            <w:rFonts w:ascii="Times New Roman" w:hAnsi="Times New Roman"/>
          </w:rPr>
          <w:t>250 and 262 singing males, respectively</w:t>
        </w:r>
      </w:ins>
      <w:ins w:id="1022" w:author="Steffen Oppel" w:date="2025-10-07T09:19:00Z" w16du:dateUtc="2025-10-07T07:19:00Z">
        <w:r w:rsidR="00642A63">
          <w:rPr>
            <w:rFonts w:ascii="Times New Roman" w:hAnsi="Times New Roman"/>
          </w:rPr>
          <w:t xml:space="preserve"> (</w:t>
        </w:r>
        <w:proofErr w:type="spellStart"/>
        <w:r w:rsidR="00642A63">
          <w:rPr>
            <w:rFonts w:ascii="Times New Roman" w:hAnsi="Times New Roman"/>
          </w:rPr>
          <w:t>Krogulec</w:t>
        </w:r>
        <w:proofErr w:type="spellEnd"/>
        <w:r w:rsidR="00642A63">
          <w:rPr>
            <w:rFonts w:ascii="Times New Roman" w:hAnsi="Times New Roman"/>
          </w:rPr>
          <w:t xml:space="preserve"> and Kloskowski 2003)</w:t>
        </w:r>
      </w:ins>
      <w:ins w:id="1023" w:author="Steffen Oppel" w:date="2025-10-07T09:17:00Z" w16du:dateUtc="2025-10-07T07:17:00Z">
        <w:r w:rsidR="00A0583D">
          <w:rPr>
            <w:rFonts w:ascii="Times New Roman" w:hAnsi="Times New Roman"/>
          </w:rPr>
          <w:t>, thus validating our assumed carrying capacity.</w:t>
        </w:r>
      </w:ins>
    </w:p>
    <w:p w14:paraId="7C348716" w14:textId="77777777" w:rsidR="00A5014A" w:rsidRDefault="00A5014A" w:rsidP="00C91319">
      <w:pPr>
        <w:spacing w:after="0" w:line="480" w:lineRule="auto"/>
        <w:jc w:val="both"/>
        <w:rPr>
          <w:rFonts w:ascii="Times New Roman" w:hAnsi="Times New Roman"/>
        </w:rPr>
      </w:pPr>
      <w:r>
        <w:rPr>
          <w:rFonts w:ascii="Times New Roman" w:hAnsi="Times New Roman"/>
        </w:rPr>
        <w:t>Our integrated population model adequately described the population decrease under the assumption that no second broods were possible (Fig. 2). Adult survival was estimated at 0.380 (95% credible interval: 0.306 – 0.452). We estimated juvenile survival probability to be similarly high (0.366; 95% credible interval: 0.302 – 0.439). When assuming that some females had been able to raise a second brood every year since 2003, the population could have potentially remained stable over the last 20 years (mean growth rate 0.99 ± 0.04; Fig. 2). If second broods had been prevented, but survival had been increased by 5% starting in 2003, the population decline would have been slightly slower than observed, but the population would not have remained stable (mean growth rate: 0.91 ± 0.12; Fig. 2). Lower annual survival could also have contributed to the decline, but the projected decline was not as steep as with the prevention of second broods (mean growth rate: 0.93 ± 0.10; Fig. 2).</w:t>
      </w:r>
    </w:p>
    <w:p w14:paraId="062F5733" w14:textId="1D963520" w:rsidR="00A5014A" w:rsidRDefault="00074562" w:rsidP="00D90F91">
      <w:pPr>
        <w:spacing w:after="0" w:line="480" w:lineRule="auto"/>
        <w:rPr>
          <w:rFonts w:ascii="Arial" w:hAnsi="Arial" w:cs="Arial"/>
          <w:b/>
          <w:sz w:val="20"/>
        </w:rPr>
      </w:pPr>
      <w:r>
        <w:rPr>
          <w:rFonts w:ascii="Arial" w:hAnsi="Arial" w:cs="Arial"/>
          <w:b/>
          <w:noProof/>
          <w:sz w:val="20"/>
        </w:rPr>
        <w:lastRenderedPageBreak/>
        <w:drawing>
          <wp:inline distT="0" distB="0" distL="0" distR="0" wp14:anchorId="41E70754" wp14:editId="1EA791EF">
            <wp:extent cx="5766435" cy="2973705"/>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6435" cy="2973705"/>
                    </a:xfrm>
                    <a:prstGeom prst="rect">
                      <a:avLst/>
                    </a:prstGeom>
                    <a:noFill/>
                    <a:ln>
                      <a:noFill/>
                    </a:ln>
                  </pic:spPr>
                </pic:pic>
              </a:graphicData>
            </a:graphic>
          </wp:inline>
        </w:drawing>
      </w:r>
    </w:p>
    <w:p w14:paraId="6130EAE9" w14:textId="176F49D3" w:rsidR="00A5014A" w:rsidRPr="00326CB0" w:rsidRDefault="00A5014A" w:rsidP="00484A66">
      <w:pPr>
        <w:spacing w:after="0" w:line="480" w:lineRule="auto"/>
        <w:rPr>
          <w:rFonts w:ascii="Arial" w:hAnsi="Arial" w:cs="Arial"/>
          <w:b/>
          <w:sz w:val="22"/>
          <w:szCs w:val="22"/>
        </w:rPr>
      </w:pPr>
      <w:r w:rsidRPr="00326CB0">
        <w:rPr>
          <w:rFonts w:ascii="Arial" w:hAnsi="Arial" w:cs="Arial"/>
          <w:b/>
          <w:sz w:val="22"/>
          <w:szCs w:val="22"/>
        </w:rPr>
        <w:t>Fig. 2</w:t>
      </w:r>
      <w:r>
        <w:rPr>
          <w:rFonts w:ascii="Arial" w:hAnsi="Arial" w:cs="Arial"/>
          <w:sz w:val="22"/>
          <w:szCs w:val="22"/>
        </w:rPr>
        <w:t>.</w:t>
      </w:r>
      <w:r w:rsidRPr="00326CB0">
        <w:rPr>
          <w:rFonts w:ascii="Arial" w:hAnsi="Arial" w:cs="Arial"/>
          <w:sz w:val="22"/>
          <w:szCs w:val="22"/>
        </w:rPr>
        <w:t xml:space="preserve"> Actual (“no second broods”) and hypothetical population development (mean size ± 95% CI) of the Pomeranian population of </w:t>
      </w:r>
      <w:r w:rsidRPr="00484A66">
        <w:rPr>
          <w:rFonts w:ascii="Arial" w:hAnsi="Arial" w:cs="Arial"/>
          <w:i/>
          <w:sz w:val="22"/>
          <w:szCs w:val="22"/>
        </w:rPr>
        <w:t xml:space="preserve">Acrocephalus </w:t>
      </w:r>
      <w:proofErr w:type="spellStart"/>
      <w:r w:rsidRPr="00484A66">
        <w:rPr>
          <w:rFonts w:ascii="Arial" w:hAnsi="Arial" w:cs="Arial"/>
          <w:i/>
          <w:sz w:val="22"/>
          <w:szCs w:val="22"/>
        </w:rPr>
        <w:t>paludicola</w:t>
      </w:r>
      <w:proofErr w:type="spellEnd"/>
      <w:r w:rsidRPr="00484A66">
        <w:rPr>
          <w:rFonts w:ascii="Arial" w:hAnsi="Arial" w:cs="Arial"/>
          <w:i/>
          <w:sz w:val="22"/>
          <w:szCs w:val="22"/>
        </w:rPr>
        <w:t xml:space="preserve"> </w:t>
      </w:r>
      <w:r w:rsidRPr="00484A66">
        <w:rPr>
          <w:rFonts w:ascii="Arial" w:hAnsi="Arial" w:cs="Arial"/>
          <w:iCs/>
          <w:sz w:val="22"/>
          <w:szCs w:val="22"/>
        </w:rPr>
        <w:t>(</w:t>
      </w:r>
      <w:r w:rsidRPr="00484A66">
        <w:rPr>
          <w:rFonts w:ascii="Arial" w:hAnsi="Arial" w:cs="Arial"/>
          <w:bCs/>
          <w:sz w:val="22"/>
          <w:szCs w:val="22"/>
        </w:rPr>
        <w:t>Aquatic Warbler</w:t>
      </w:r>
      <w:del w:id="1024" w:author="Steffen Oppel" w:date="2025-10-07T09:26:00Z" w16du:dateUtc="2025-10-07T07:26:00Z">
        <w:r w:rsidRPr="00484A66" w:rsidDel="008E6502">
          <w:rPr>
            <w:rFonts w:ascii="Arial" w:hAnsi="Arial" w:cs="Arial"/>
            <w:bCs/>
            <w:sz w:val="22"/>
            <w:szCs w:val="22"/>
          </w:rPr>
          <w:delText>s</w:delText>
        </w:r>
      </w:del>
      <w:r w:rsidRPr="00484A66">
        <w:rPr>
          <w:rFonts w:ascii="Arial" w:hAnsi="Arial" w:cs="Arial"/>
          <w:bCs/>
          <w:sz w:val="22"/>
          <w:szCs w:val="22"/>
        </w:rPr>
        <w:t xml:space="preserve">) </w:t>
      </w:r>
      <w:r w:rsidRPr="00326CB0">
        <w:rPr>
          <w:rFonts w:ascii="Arial" w:hAnsi="Arial" w:cs="Arial"/>
          <w:sz w:val="22"/>
          <w:szCs w:val="22"/>
        </w:rPr>
        <w:t xml:space="preserve">between 2003-2023 simulated </w:t>
      </w:r>
      <w:r w:rsidRPr="00326CB0">
        <w:rPr>
          <w:rFonts w:ascii="Arial" w:hAnsi="Arial" w:cs="Arial"/>
          <w:bCs/>
          <w:sz w:val="22"/>
          <w:szCs w:val="22"/>
        </w:rPr>
        <w:t>for scenarios that assumed an average proportion of 25% of breeding females raising a second brood per year and 5% higher or 5% lower annual survival probability</w:t>
      </w:r>
      <w:r w:rsidRPr="00326CB0">
        <w:rPr>
          <w:rFonts w:ascii="Arial" w:hAnsi="Arial" w:cs="Arial"/>
          <w:sz w:val="22"/>
          <w:szCs w:val="22"/>
        </w:rPr>
        <w:t>. Filled circles show count data of singing males, open circles show total population size based on an adult sex ratio of 56% males.</w:t>
      </w:r>
    </w:p>
    <w:p w14:paraId="2CB0CD01" w14:textId="77777777" w:rsidR="00A5014A" w:rsidRDefault="00A5014A" w:rsidP="008A7997">
      <w:pPr>
        <w:spacing w:after="0" w:line="480" w:lineRule="auto"/>
        <w:rPr>
          <w:rFonts w:ascii="Arial" w:hAnsi="Arial" w:cs="Arial"/>
          <w:b/>
          <w:sz w:val="22"/>
        </w:rPr>
      </w:pPr>
    </w:p>
    <w:p w14:paraId="15B56978" w14:textId="77777777" w:rsidR="00A5014A" w:rsidRDefault="00A5014A" w:rsidP="008A7997">
      <w:pPr>
        <w:spacing w:after="0" w:line="480" w:lineRule="auto"/>
        <w:rPr>
          <w:rFonts w:ascii="Times New Roman" w:hAnsi="Times New Roman"/>
        </w:rPr>
      </w:pPr>
      <w:r>
        <w:rPr>
          <w:rFonts w:ascii="Times New Roman" w:hAnsi="Times New Roman"/>
          <w:b/>
        </w:rPr>
        <w:t>Reinforcement and management scenarios</w:t>
      </w:r>
    </w:p>
    <w:p w14:paraId="6B9BECB8" w14:textId="77777777" w:rsidR="00A5014A" w:rsidRDefault="00A5014A" w:rsidP="002B5E67">
      <w:pPr>
        <w:spacing w:after="0" w:line="480" w:lineRule="auto"/>
        <w:jc w:val="both"/>
        <w:rPr>
          <w:rFonts w:ascii="Times New Roman" w:hAnsi="Times New Roman"/>
        </w:rPr>
      </w:pPr>
      <w:r>
        <w:rPr>
          <w:rFonts w:ascii="Times New Roman" w:hAnsi="Times New Roman"/>
        </w:rPr>
        <w:t xml:space="preserve">Our future population projections indicate that survival and habitat availability are key limiting factors for the persistence of the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Pr>
          <w:rFonts w:ascii="Times New Roman" w:hAnsi="Times New Roman"/>
        </w:rPr>
        <w:t xml:space="preserve"> population in Pomerania, while the duration of reinforcement only modulated the time when a stable population may be reached (Fig. 3). Scenarios preventing second broods and using the same survival probability that we estimated for the past population trend, would not be able to retain a population regardless of the amount of available habitat or the duration of reinforcement (Fig. 4; Fig. A1). </w:t>
      </w:r>
    </w:p>
    <w:p w14:paraId="57D53DA9" w14:textId="115E10B8" w:rsidR="00A5014A" w:rsidRDefault="00074562" w:rsidP="00D90F91">
      <w:pPr>
        <w:spacing w:after="0" w:line="480" w:lineRule="auto"/>
        <w:jc w:val="both"/>
        <w:rPr>
          <w:rFonts w:ascii="Times New Roman" w:hAnsi="Times New Roman"/>
          <w:b/>
          <w:noProof/>
        </w:rPr>
      </w:pPr>
      <w:r>
        <w:rPr>
          <w:rFonts w:ascii="Times New Roman" w:hAnsi="Times New Roman"/>
          <w:b/>
          <w:noProof/>
        </w:rPr>
        <w:lastRenderedPageBreak/>
        <w:drawing>
          <wp:inline distT="0" distB="0" distL="0" distR="0" wp14:anchorId="5710FFD9" wp14:editId="681F3C6D">
            <wp:extent cx="5337810" cy="4934585"/>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7810" cy="4934585"/>
                    </a:xfrm>
                    <a:prstGeom prst="rect">
                      <a:avLst/>
                    </a:prstGeom>
                    <a:noFill/>
                    <a:ln>
                      <a:noFill/>
                    </a:ln>
                  </pic:spPr>
                </pic:pic>
              </a:graphicData>
            </a:graphic>
          </wp:inline>
        </w:drawing>
      </w:r>
    </w:p>
    <w:p w14:paraId="2AAB6F1D" w14:textId="29DC4FCF" w:rsidR="00A5014A" w:rsidRPr="00F90601" w:rsidRDefault="00A5014A" w:rsidP="00484A66">
      <w:pPr>
        <w:spacing w:after="0" w:line="480" w:lineRule="auto"/>
        <w:jc w:val="both"/>
        <w:rPr>
          <w:rFonts w:ascii="Arial" w:hAnsi="Arial" w:cs="Arial"/>
          <w:sz w:val="22"/>
          <w:szCs w:val="22"/>
        </w:rPr>
      </w:pPr>
      <w:r w:rsidRPr="00F90601">
        <w:rPr>
          <w:rFonts w:ascii="Arial" w:hAnsi="Arial" w:cs="Arial"/>
          <w:b/>
          <w:sz w:val="22"/>
          <w:szCs w:val="22"/>
        </w:rPr>
        <w:t>Fig. 3</w:t>
      </w:r>
      <w:r>
        <w:rPr>
          <w:rFonts w:ascii="Arial" w:hAnsi="Arial" w:cs="Arial"/>
          <w:sz w:val="22"/>
          <w:szCs w:val="22"/>
        </w:rPr>
        <w:t>.</w:t>
      </w:r>
      <w:r w:rsidRPr="00F90601">
        <w:rPr>
          <w:rFonts w:ascii="Arial" w:hAnsi="Arial" w:cs="Arial"/>
          <w:sz w:val="22"/>
          <w:szCs w:val="22"/>
        </w:rPr>
        <w:t xml:space="preserve"> Population projections (mean size ± 95% CI) of the Pomeranian population of </w:t>
      </w:r>
      <w:r w:rsidRPr="00484A66">
        <w:rPr>
          <w:rFonts w:ascii="Arial" w:hAnsi="Arial" w:cs="Arial"/>
          <w:i/>
          <w:sz w:val="22"/>
          <w:szCs w:val="22"/>
        </w:rPr>
        <w:t xml:space="preserve">Acrocephalus </w:t>
      </w:r>
      <w:proofErr w:type="spellStart"/>
      <w:r w:rsidRPr="00484A66">
        <w:rPr>
          <w:rFonts w:ascii="Arial" w:hAnsi="Arial" w:cs="Arial"/>
          <w:i/>
          <w:sz w:val="22"/>
          <w:szCs w:val="22"/>
        </w:rPr>
        <w:t>paludicola</w:t>
      </w:r>
      <w:proofErr w:type="spellEnd"/>
      <w:r w:rsidRPr="00484A66">
        <w:rPr>
          <w:rFonts w:ascii="Arial" w:hAnsi="Arial" w:cs="Arial"/>
          <w:i/>
          <w:sz w:val="22"/>
          <w:szCs w:val="22"/>
        </w:rPr>
        <w:t xml:space="preserve"> </w:t>
      </w:r>
      <w:r w:rsidRPr="00484A66">
        <w:rPr>
          <w:rFonts w:ascii="Arial" w:hAnsi="Arial" w:cs="Arial"/>
          <w:iCs/>
          <w:sz w:val="22"/>
          <w:szCs w:val="22"/>
        </w:rPr>
        <w:t>(</w:t>
      </w:r>
      <w:r w:rsidRPr="00484A66">
        <w:rPr>
          <w:rFonts w:ascii="Arial" w:hAnsi="Arial" w:cs="Arial"/>
          <w:bCs/>
          <w:sz w:val="22"/>
          <w:szCs w:val="22"/>
        </w:rPr>
        <w:t>Aquatic Warbler</w:t>
      </w:r>
      <w:del w:id="1025" w:author="Steffen Oppel" w:date="2025-10-07T09:27:00Z" w16du:dateUtc="2025-10-07T07:27:00Z">
        <w:r w:rsidRPr="00484A66" w:rsidDel="008F1C50">
          <w:rPr>
            <w:rFonts w:ascii="Arial" w:hAnsi="Arial" w:cs="Arial"/>
            <w:bCs/>
            <w:sz w:val="22"/>
            <w:szCs w:val="22"/>
          </w:rPr>
          <w:delText>s</w:delText>
        </w:r>
      </w:del>
      <w:r w:rsidRPr="00484A66">
        <w:rPr>
          <w:rFonts w:ascii="Arial" w:hAnsi="Arial" w:cs="Arial"/>
          <w:bCs/>
          <w:sz w:val="22"/>
          <w:szCs w:val="22"/>
        </w:rPr>
        <w:t xml:space="preserve">) </w:t>
      </w:r>
      <w:r w:rsidRPr="00F90601">
        <w:rPr>
          <w:rFonts w:ascii="Arial" w:hAnsi="Arial" w:cs="Arial"/>
          <w:sz w:val="22"/>
          <w:szCs w:val="22"/>
        </w:rPr>
        <w:t xml:space="preserve">between 2024-2049 simulated </w:t>
      </w:r>
      <w:r w:rsidRPr="00F90601">
        <w:rPr>
          <w:rFonts w:ascii="Arial" w:hAnsi="Arial" w:cs="Arial"/>
          <w:bCs/>
          <w:sz w:val="22"/>
          <w:szCs w:val="22"/>
        </w:rPr>
        <w:t xml:space="preserve">for different number of release years, for average and 5% lower and higher survival and for the scenarios of different amount of available habitat, assuming that </w:t>
      </w:r>
      <w:r>
        <w:rPr>
          <w:rFonts w:ascii="Arial" w:hAnsi="Arial" w:cs="Arial"/>
          <w:bCs/>
          <w:sz w:val="22"/>
          <w:szCs w:val="22"/>
        </w:rPr>
        <w:t>birds</w:t>
      </w:r>
      <w:r w:rsidRPr="00F90601">
        <w:rPr>
          <w:rFonts w:ascii="Arial" w:hAnsi="Arial" w:cs="Arial"/>
          <w:bCs/>
          <w:sz w:val="22"/>
          <w:szCs w:val="22"/>
        </w:rPr>
        <w:t xml:space="preserve"> can raise two broods per year.</w:t>
      </w:r>
    </w:p>
    <w:p w14:paraId="0DD26289" w14:textId="77777777" w:rsidR="00A5014A" w:rsidRDefault="00A5014A" w:rsidP="00F90601">
      <w:pPr>
        <w:spacing w:after="0" w:line="480" w:lineRule="auto"/>
        <w:jc w:val="both"/>
        <w:rPr>
          <w:rFonts w:ascii="Times New Roman" w:hAnsi="Times New Roman"/>
        </w:rPr>
      </w:pPr>
    </w:p>
    <w:p w14:paraId="5B1AE1AF" w14:textId="3BD50699" w:rsidR="00A5014A" w:rsidRDefault="00A5014A" w:rsidP="00C91319">
      <w:pPr>
        <w:spacing w:after="0" w:line="480" w:lineRule="auto"/>
        <w:jc w:val="both"/>
        <w:rPr>
          <w:rFonts w:ascii="Times New Roman" w:hAnsi="Times New Roman"/>
        </w:rPr>
      </w:pPr>
      <w:r>
        <w:rPr>
          <w:rFonts w:ascii="Times New Roman" w:hAnsi="Times New Roman"/>
        </w:rPr>
        <w:t xml:space="preserve">Scenarios that allow second broods still require an increase in available habitat to achieve a stable population of at least 100 adult birds (Fig. 3; Fig. 4). With less than 1000 ha available breeding habitat and no improvement in survival, populations may decline as soon as the reinforcement stops and target population size is unlikely to be reached after 25 years, even if females can raise two broods per year and releases are continued for 15 years (Fig. 3; Fig. 4). </w:t>
      </w:r>
      <w:commentRangeStart w:id="1026"/>
      <w:r>
        <w:rPr>
          <w:rFonts w:ascii="Times New Roman" w:hAnsi="Times New Roman"/>
        </w:rPr>
        <w:t xml:space="preserve">Additionally, in </w:t>
      </w:r>
      <w:del w:id="1027" w:author="Steffen Oppel" w:date="2025-10-07T09:33:00Z" w16du:dateUtc="2025-10-07T07:33:00Z">
        <w:r w:rsidDel="00DD52F1">
          <w:rPr>
            <w:rFonts w:ascii="Times New Roman" w:hAnsi="Times New Roman"/>
          </w:rPr>
          <w:delText>small</w:delText>
        </w:r>
      </w:del>
      <w:ins w:id="1028" w:author="Susanne" w:date="2025-10-01T17:01:00Z">
        <w:del w:id="1029" w:author="Steffen Oppel" w:date="2025-10-07T09:33:00Z" w16du:dateUtc="2025-10-07T07:33:00Z">
          <w:r w:rsidR="003D26F9" w:rsidDel="00DD52F1">
            <w:rPr>
              <w:rFonts w:ascii="Times New Roman" w:hAnsi="Times New Roman"/>
            </w:rPr>
            <w:delText>er</w:delText>
          </w:r>
        </w:del>
      </w:ins>
      <w:del w:id="1030" w:author="Steffen Oppel" w:date="2025-10-07T09:33:00Z" w16du:dateUtc="2025-10-07T07:33:00Z">
        <w:r w:rsidDel="00DD52F1">
          <w:rPr>
            <w:rFonts w:ascii="Times New Roman" w:hAnsi="Times New Roman"/>
          </w:rPr>
          <w:delText xml:space="preserve"> </w:delText>
        </w:r>
      </w:del>
      <w:r>
        <w:rPr>
          <w:rFonts w:ascii="Times New Roman" w:hAnsi="Times New Roman"/>
        </w:rPr>
        <w:lastRenderedPageBreak/>
        <w:t>habitats</w:t>
      </w:r>
      <w:ins w:id="1031" w:author="Susanne" w:date="2025-10-01T17:01:00Z">
        <w:r w:rsidR="003D26F9">
          <w:rPr>
            <w:rFonts w:ascii="Times New Roman" w:hAnsi="Times New Roman"/>
          </w:rPr>
          <w:t xml:space="preserve"> </w:t>
        </w:r>
        <w:del w:id="1032" w:author="Steffen Oppel" w:date="2025-10-07T09:33:00Z" w16du:dateUtc="2025-10-07T07:33:00Z">
          <w:r w:rsidR="003D26F9" w:rsidDel="00DD52F1">
            <w:rPr>
              <w:rFonts w:ascii="Times New Roman" w:hAnsi="Times New Roman"/>
            </w:rPr>
            <w:delText>than</w:delText>
          </w:r>
        </w:del>
      </w:ins>
      <w:ins w:id="1033" w:author="Steffen Oppel" w:date="2025-10-07T09:33:00Z" w16du:dateUtc="2025-10-07T07:33:00Z">
        <w:r w:rsidR="00DD52F1">
          <w:rPr>
            <w:rFonts w:ascii="Times New Roman" w:hAnsi="Times New Roman"/>
          </w:rPr>
          <w:t>&lt;</w:t>
        </w:r>
      </w:ins>
      <w:ins w:id="1034" w:author="Susanne" w:date="2025-10-01T17:01:00Z">
        <w:r w:rsidR="003D26F9">
          <w:rPr>
            <w:rFonts w:ascii="Times New Roman" w:hAnsi="Times New Roman"/>
          </w:rPr>
          <w:t xml:space="preserve"> 1000 ha</w:t>
        </w:r>
      </w:ins>
      <w:r>
        <w:rPr>
          <w:rFonts w:ascii="Times New Roman" w:hAnsi="Times New Roman"/>
        </w:rPr>
        <w:t xml:space="preserve">, releases will likely exhaust the carrying capacity of </w:t>
      </w:r>
      <w:ins w:id="1035" w:author="Steffen Oppel" w:date="2025-10-07T09:33:00Z" w16du:dateUtc="2025-10-07T07:33:00Z">
        <w:r w:rsidR="00E3366F">
          <w:rPr>
            <w:rFonts w:ascii="Times New Roman" w:hAnsi="Times New Roman"/>
          </w:rPr>
          <w:t xml:space="preserve">the </w:t>
        </w:r>
      </w:ins>
      <w:r>
        <w:rPr>
          <w:rFonts w:ascii="Times New Roman" w:hAnsi="Times New Roman"/>
        </w:rPr>
        <w:t xml:space="preserve">available area, and further releases might lead to overpopulation and loss of individuals (Fig. 3). </w:t>
      </w:r>
      <w:commentRangeEnd w:id="1026"/>
      <w:r w:rsidR="00EB158B">
        <w:rPr>
          <w:rStyle w:val="CommentReference"/>
          <w:szCs w:val="20"/>
        </w:rPr>
        <w:commentReference w:id="1026"/>
      </w:r>
      <w:r>
        <w:rPr>
          <w:rFonts w:ascii="Times New Roman" w:hAnsi="Times New Roman"/>
        </w:rPr>
        <w:t xml:space="preserve">Without an improvement in annual survival, restoring the population to a target size of 100 adult individuals may only be temporarily achievable, but the population would not be self-sustaining (Fig. 4). However, all the projections are surrounded by very large uncertainty and only improved survival and unlimited habitat resulted in </w:t>
      </w:r>
      <w:ins w:id="1036" w:author="Steffen Oppel" w:date="2025-10-07T09:35:00Z" w16du:dateUtc="2025-10-07T07:35:00Z">
        <w:r w:rsidR="00E41EDE">
          <w:rPr>
            <w:rFonts w:ascii="Times New Roman" w:hAnsi="Times New Roman"/>
          </w:rPr>
          <w:t>a very low (&lt;</w:t>
        </w:r>
      </w:ins>
      <w:ins w:id="1037" w:author="Steffen Oppel" w:date="2025-10-07T09:36:00Z" w16du:dateUtc="2025-10-07T07:36:00Z">
        <w:r w:rsidR="00DD0225">
          <w:rPr>
            <w:rFonts w:ascii="Times New Roman" w:hAnsi="Times New Roman"/>
          </w:rPr>
          <w:t xml:space="preserve"> </w:t>
        </w:r>
      </w:ins>
      <w:ins w:id="1038" w:author="Steffen Oppel" w:date="2025-10-07T09:35:00Z" w16du:dateUtc="2025-10-07T07:35:00Z">
        <w:r w:rsidR="00DD0225">
          <w:rPr>
            <w:rFonts w:ascii="Times New Roman" w:hAnsi="Times New Roman"/>
          </w:rPr>
          <w:t>0.10</w:t>
        </w:r>
      </w:ins>
      <w:ins w:id="1039" w:author="Steffen Oppel" w:date="2025-10-07T09:36:00Z" w16du:dateUtc="2025-10-07T07:36:00Z">
        <w:r w:rsidR="00DD0225">
          <w:rPr>
            <w:rFonts w:ascii="Times New Roman" w:hAnsi="Times New Roman"/>
          </w:rPr>
          <w:t xml:space="preserve">) </w:t>
        </w:r>
      </w:ins>
      <w:r>
        <w:rPr>
          <w:rFonts w:ascii="Times New Roman" w:hAnsi="Times New Roman"/>
        </w:rPr>
        <w:t xml:space="preserve">probability of population decline after reinforcement </w:t>
      </w:r>
      <w:del w:id="1040" w:author="Steffen Oppel" w:date="2025-10-07T09:36:00Z" w16du:dateUtc="2025-10-07T07:36:00Z">
        <w:r w:rsidDel="00DD0225">
          <w:rPr>
            <w:rFonts w:ascii="Times New Roman" w:hAnsi="Times New Roman"/>
          </w:rPr>
          <w:delText xml:space="preserve">of &lt; 0.10 </w:delText>
        </w:r>
      </w:del>
      <w:r>
        <w:rPr>
          <w:rFonts w:ascii="Times New Roman" w:hAnsi="Times New Roman"/>
        </w:rPr>
        <w:t>(Fig. 4).</w:t>
      </w:r>
    </w:p>
    <w:p w14:paraId="3150CE17" w14:textId="7C65765A" w:rsidR="00A5014A" w:rsidRDefault="00074562" w:rsidP="00D90F91">
      <w:pPr>
        <w:rPr>
          <w:rFonts w:ascii="Times New Roman" w:hAnsi="Times New Roman"/>
          <w:b/>
          <w:bCs/>
          <w:color w:val="000000"/>
        </w:rPr>
      </w:pPr>
      <w:r>
        <w:rPr>
          <w:rFonts w:ascii="Times New Roman" w:hAnsi="Times New Roman"/>
          <w:b/>
          <w:noProof/>
          <w:color w:val="000000"/>
        </w:rPr>
        <w:drawing>
          <wp:inline distT="0" distB="0" distL="0" distR="0" wp14:anchorId="42341BF9" wp14:editId="7801E970">
            <wp:extent cx="5008880" cy="4629785"/>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8880" cy="4629785"/>
                    </a:xfrm>
                    <a:prstGeom prst="rect">
                      <a:avLst/>
                    </a:prstGeom>
                    <a:noFill/>
                    <a:ln>
                      <a:noFill/>
                    </a:ln>
                  </pic:spPr>
                </pic:pic>
              </a:graphicData>
            </a:graphic>
          </wp:inline>
        </w:drawing>
      </w:r>
    </w:p>
    <w:p w14:paraId="03FF2831" w14:textId="77777777" w:rsidR="00A5014A" w:rsidRPr="00326CB0" w:rsidRDefault="00A5014A" w:rsidP="00484A66">
      <w:pPr>
        <w:spacing w:line="480" w:lineRule="auto"/>
        <w:rPr>
          <w:rFonts w:ascii="Arial" w:hAnsi="Arial" w:cs="Arial"/>
          <w:sz w:val="22"/>
          <w:szCs w:val="22"/>
          <w:lang w:val="en-GB"/>
        </w:rPr>
      </w:pPr>
      <w:r w:rsidRPr="00326CB0">
        <w:rPr>
          <w:rFonts w:ascii="Arial" w:hAnsi="Arial" w:cs="Arial"/>
          <w:b/>
          <w:sz w:val="22"/>
          <w:szCs w:val="22"/>
        </w:rPr>
        <w:t>Fig. 4</w:t>
      </w:r>
      <w:r>
        <w:rPr>
          <w:rFonts w:ascii="Arial" w:hAnsi="Arial" w:cs="Arial"/>
          <w:sz w:val="22"/>
          <w:szCs w:val="22"/>
        </w:rPr>
        <w:t>.</w:t>
      </w:r>
      <w:r w:rsidRPr="00326CB0">
        <w:rPr>
          <w:rFonts w:ascii="Arial" w:hAnsi="Arial" w:cs="Arial"/>
          <w:sz w:val="22"/>
          <w:szCs w:val="22"/>
        </w:rPr>
        <w:t xml:space="preserve"> </w:t>
      </w:r>
      <w:r w:rsidRPr="00484A66">
        <w:rPr>
          <w:rFonts w:ascii="Arial" w:hAnsi="Arial" w:cs="Arial"/>
          <w:sz w:val="22"/>
          <w:szCs w:val="22"/>
        </w:rPr>
        <w:t xml:space="preserve">Probability of reaching a target population size of 100 adult individuals after 25 years for the reinforced Pomeranian population of </w:t>
      </w:r>
      <w:r w:rsidRPr="00484A66">
        <w:rPr>
          <w:rFonts w:ascii="Arial" w:hAnsi="Arial" w:cs="Arial"/>
          <w:i/>
          <w:sz w:val="22"/>
          <w:szCs w:val="22"/>
        </w:rPr>
        <w:t xml:space="preserve">Acrocephalus </w:t>
      </w:r>
      <w:proofErr w:type="spellStart"/>
      <w:r w:rsidRPr="00484A66">
        <w:rPr>
          <w:rFonts w:ascii="Arial" w:hAnsi="Arial" w:cs="Arial"/>
          <w:i/>
          <w:sz w:val="22"/>
          <w:szCs w:val="22"/>
        </w:rPr>
        <w:t>paludicola</w:t>
      </w:r>
      <w:proofErr w:type="spellEnd"/>
      <w:r w:rsidRPr="00484A66">
        <w:rPr>
          <w:rFonts w:ascii="Arial" w:hAnsi="Arial" w:cs="Arial"/>
          <w:i/>
          <w:sz w:val="22"/>
          <w:szCs w:val="22"/>
        </w:rPr>
        <w:t xml:space="preserve"> </w:t>
      </w:r>
      <w:r w:rsidRPr="00484A66">
        <w:rPr>
          <w:rFonts w:ascii="Arial" w:hAnsi="Arial" w:cs="Arial"/>
          <w:iCs/>
          <w:sz w:val="22"/>
          <w:szCs w:val="22"/>
        </w:rPr>
        <w:t>(</w:t>
      </w:r>
      <w:r w:rsidRPr="00484A66">
        <w:rPr>
          <w:rFonts w:ascii="Arial" w:hAnsi="Arial" w:cs="Arial"/>
          <w:bCs/>
          <w:sz w:val="22"/>
          <w:szCs w:val="22"/>
        </w:rPr>
        <w:t>Aquatic Warbler</w:t>
      </w:r>
      <w:del w:id="1041" w:author="Steffen Oppel" w:date="2025-10-07T09:36:00Z" w16du:dateUtc="2025-10-07T07:36:00Z">
        <w:r w:rsidRPr="00484A66" w:rsidDel="00B004FA">
          <w:rPr>
            <w:rFonts w:ascii="Arial" w:hAnsi="Arial" w:cs="Arial"/>
            <w:bCs/>
            <w:sz w:val="22"/>
            <w:szCs w:val="22"/>
          </w:rPr>
          <w:delText>s</w:delText>
        </w:r>
      </w:del>
      <w:r w:rsidRPr="00484A66">
        <w:rPr>
          <w:rFonts w:ascii="Arial" w:hAnsi="Arial" w:cs="Arial"/>
          <w:bCs/>
          <w:sz w:val="22"/>
          <w:szCs w:val="22"/>
        </w:rPr>
        <w:t xml:space="preserve">) </w:t>
      </w:r>
      <w:r w:rsidRPr="00484A66">
        <w:rPr>
          <w:rFonts w:ascii="Arial" w:hAnsi="Arial" w:cs="Arial"/>
          <w:sz w:val="22"/>
          <w:szCs w:val="22"/>
        </w:rPr>
        <w:t>in relation to the amount of available habitat (top row), and probability of the population declining between the end of the reinforcement program and the end of projections</w:t>
      </w:r>
      <w:r w:rsidRPr="00326CB0">
        <w:rPr>
          <w:rFonts w:ascii="Arial" w:hAnsi="Arial" w:cs="Arial"/>
          <w:sz w:val="22"/>
          <w:szCs w:val="22"/>
        </w:rPr>
        <w:t xml:space="preserve"> in 2049 (bottom row); shown </w:t>
      </w:r>
      <w:r w:rsidRPr="00326CB0">
        <w:rPr>
          <w:rFonts w:ascii="Arial" w:hAnsi="Arial" w:cs="Arial"/>
          <w:bCs/>
          <w:sz w:val="22"/>
          <w:szCs w:val="22"/>
        </w:rPr>
        <w:t xml:space="preserve">for </w:t>
      </w:r>
      <w:r w:rsidRPr="00326CB0">
        <w:rPr>
          <w:rFonts w:ascii="Arial" w:hAnsi="Arial" w:cs="Arial"/>
          <w:bCs/>
          <w:sz w:val="22"/>
          <w:szCs w:val="22"/>
        </w:rPr>
        <w:lastRenderedPageBreak/>
        <w:t xml:space="preserve">different number of release years and for average and 5% lower and higher survival, assuming </w:t>
      </w:r>
      <w:r w:rsidRPr="00484A66">
        <w:rPr>
          <w:rFonts w:ascii="Arial" w:hAnsi="Arial" w:cs="Arial"/>
          <w:bCs/>
          <w:sz w:val="22"/>
          <w:szCs w:val="22"/>
        </w:rPr>
        <w:t xml:space="preserve">that </w:t>
      </w:r>
      <w:r w:rsidRPr="00484A66">
        <w:rPr>
          <w:rFonts w:ascii="Arial" w:hAnsi="Arial" w:cs="Arial"/>
          <w:sz w:val="22"/>
          <w:szCs w:val="22"/>
        </w:rPr>
        <w:t xml:space="preserve">birds </w:t>
      </w:r>
      <w:r w:rsidRPr="00484A66">
        <w:rPr>
          <w:rFonts w:ascii="Arial" w:hAnsi="Arial" w:cs="Arial"/>
          <w:bCs/>
          <w:sz w:val="22"/>
          <w:szCs w:val="22"/>
        </w:rPr>
        <w:t>can</w:t>
      </w:r>
      <w:r w:rsidRPr="00326CB0">
        <w:rPr>
          <w:rFonts w:ascii="Arial" w:hAnsi="Arial" w:cs="Arial"/>
          <w:bCs/>
          <w:sz w:val="22"/>
          <w:szCs w:val="22"/>
        </w:rPr>
        <w:t xml:space="preserve"> raise two broods per year.</w:t>
      </w:r>
      <w:r w:rsidRPr="00326CB0">
        <w:rPr>
          <w:rFonts w:ascii="Arial" w:hAnsi="Arial" w:cs="Arial"/>
          <w:sz w:val="22"/>
          <w:szCs w:val="22"/>
          <w:lang w:val="en-GB"/>
        </w:rPr>
        <w:t xml:space="preserve"> </w:t>
      </w:r>
    </w:p>
    <w:p w14:paraId="6EB59F7D" w14:textId="77777777" w:rsidR="00A5014A" w:rsidRPr="0000725C" w:rsidRDefault="00A5014A" w:rsidP="00AB1937">
      <w:pPr>
        <w:numPr>
          <w:ins w:id="1042" w:author="Unknown" w:date="2025-03-18T11:50:00Z"/>
        </w:numPr>
        <w:spacing w:after="0" w:line="480" w:lineRule="auto"/>
        <w:jc w:val="both"/>
        <w:rPr>
          <w:rFonts w:ascii="Times New Roman" w:hAnsi="Times New Roman"/>
          <w:lang w:val="en-GB"/>
        </w:rPr>
      </w:pPr>
    </w:p>
    <w:p w14:paraId="48B46762" w14:textId="77777777" w:rsidR="00A5014A" w:rsidRDefault="00A5014A">
      <w:pPr>
        <w:spacing w:after="0" w:line="480" w:lineRule="auto"/>
        <w:rPr>
          <w:rFonts w:ascii="Times New Roman" w:hAnsi="Times New Roman"/>
        </w:rPr>
      </w:pPr>
      <w:r>
        <w:rPr>
          <w:rFonts w:ascii="Times New Roman" w:hAnsi="Times New Roman"/>
          <w:b/>
        </w:rPr>
        <w:t>Discussion</w:t>
      </w:r>
    </w:p>
    <w:p w14:paraId="4BEF06DF" w14:textId="77777777" w:rsidR="00A5014A" w:rsidRDefault="00A5014A" w:rsidP="002B5E67">
      <w:pPr>
        <w:spacing w:after="0" w:line="480" w:lineRule="auto"/>
        <w:jc w:val="both"/>
        <w:rPr>
          <w:rFonts w:ascii="Times New Roman" w:hAnsi="Times New Roman"/>
        </w:rPr>
      </w:pPr>
      <w:r>
        <w:rPr>
          <w:rFonts w:ascii="Times New Roman" w:hAnsi="Times New Roman"/>
        </w:rPr>
        <w:t xml:space="preserve">We show that the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disappeared due to a combination of low productivity and low apparent survival, and that a higher proportion of second broods may have </w:t>
      </w:r>
      <w:r w:rsidRPr="008C7E74">
        <w:rPr>
          <w:rFonts w:ascii="Times New Roman" w:hAnsi="Times New Roman"/>
        </w:rPr>
        <w:t>been</w:t>
      </w:r>
      <w:r>
        <w:rPr>
          <w:rFonts w:ascii="Times New Roman" w:hAnsi="Times New Roman"/>
        </w:rPr>
        <w:t xml:space="preserve"> sufficient</w:t>
      </w:r>
      <w:r w:rsidRPr="008C7E74">
        <w:rPr>
          <w:rFonts w:ascii="Times New Roman" w:hAnsi="Times New Roman"/>
        </w:rPr>
        <w:t xml:space="preserve"> t</w:t>
      </w:r>
      <w:r>
        <w:rPr>
          <w:rFonts w:ascii="Times New Roman" w:hAnsi="Times New Roman"/>
        </w:rPr>
        <w:t>o retain the population.</w:t>
      </w:r>
    </w:p>
    <w:p w14:paraId="2BE784E9" w14:textId="5D8B42F8" w:rsidR="00A5014A" w:rsidRDefault="00A5014A" w:rsidP="002B5E67">
      <w:pPr>
        <w:spacing w:after="0" w:line="480" w:lineRule="auto"/>
        <w:jc w:val="both"/>
        <w:rPr>
          <w:rFonts w:ascii="Times New Roman" w:hAnsi="Times New Roman"/>
          <w:b/>
        </w:rPr>
      </w:pPr>
      <w:r>
        <w:rPr>
          <w:rFonts w:ascii="Times New Roman" w:hAnsi="Times New Roman"/>
        </w:rPr>
        <w:t>In the context of the current extinction crisis, population reinforcements appear critical to prevent and mitigate local or global species extinctions (</w:t>
      </w:r>
      <w:r>
        <w:rPr>
          <w:rFonts w:ascii="Times New Roman" w:hAnsi="Times New Roman"/>
          <w:bCs/>
        </w:rPr>
        <w:t xml:space="preserve">IUCN/SSC 2013, </w:t>
      </w:r>
      <w:proofErr w:type="spellStart"/>
      <w:r>
        <w:rPr>
          <w:rFonts w:ascii="Times New Roman" w:hAnsi="Times New Roman"/>
          <w:bCs/>
        </w:rPr>
        <w:t>Bubac</w:t>
      </w:r>
      <w:proofErr w:type="spellEnd"/>
      <w:r>
        <w:rPr>
          <w:rFonts w:ascii="Times New Roman" w:hAnsi="Times New Roman"/>
          <w:bCs/>
        </w:rPr>
        <w:t xml:space="preserve"> et al.</w:t>
      </w:r>
      <w:r w:rsidRPr="001D3759">
        <w:rPr>
          <w:rFonts w:ascii="Times New Roman" w:hAnsi="Times New Roman"/>
          <w:bCs/>
        </w:rPr>
        <w:t xml:space="preserve"> 2019</w:t>
      </w:r>
      <w:r>
        <w:rPr>
          <w:rFonts w:ascii="Times New Roman" w:hAnsi="Times New Roman"/>
          <w:bCs/>
        </w:rPr>
        <w:t>,</w:t>
      </w:r>
      <w:r w:rsidRPr="001D3759">
        <w:rPr>
          <w:rFonts w:ascii="Times New Roman" w:hAnsi="Times New Roman"/>
          <w:bCs/>
        </w:rPr>
        <w:t xml:space="preserve"> Munstermann et al. 2021</w:t>
      </w:r>
      <w:r>
        <w:rPr>
          <w:rFonts w:ascii="Times New Roman" w:hAnsi="Times New Roman"/>
        </w:rPr>
        <w:t xml:space="preserve">). </w:t>
      </w:r>
      <w:commentRangeStart w:id="1043"/>
      <w:r>
        <w:rPr>
          <w:rFonts w:ascii="Times New Roman" w:hAnsi="Times New Roman"/>
        </w:rPr>
        <w:t xml:space="preserve">However, our results indicate that reinforcement alone is insufficient to restore a viable population of the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in Pomerania, unless the amount of </w:t>
      </w:r>
      <w:commentRangeStart w:id="1044"/>
      <w:r>
        <w:rPr>
          <w:rFonts w:ascii="Times New Roman" w:hAnsi="Times New Roman"/>
        </w:rPr>
        <w:t>available habitat is increased, and conservation measures are taken to increase survival and productivity by allowing second broods.</w:t>
      </w:r>
      <w:commentRangeEnd w:id="1043"/>
      <w:r w:rsidR="00074562">
        <w:rPr>
          <w:rStyle w:val="CommentReference"/>
          <w:szCs w:val="20"/>
        </w:rPr>
        <w:commentReference w:id="1043"/>
      </w:r>
      <w:commentRangeEnd w:id="1044"/>
      <w:r w:rsidR="00074562">
        <w:rPr>
          <w:rStyle w:val="CommentReference"/>
          <w:szCs w:val="20"/>
        </w:rPr>
        <w:commentReference w:id="1044"/>
      </w:r>
      <w:r w:rsidR="008A2617">
        <w:rPr>
          <w:rFonts w:ascii="Times New Roman" w:hAnsi="Times New Roman"/>
        </w:rPr>
        <w:t xml:space="preserve"> </w:t>
      </w:r>
    </w:p>
    <w:p w14:paraId="6BE2A7B2" w14:textId="77777777" w:rsidR="00A5014A" w:rsidRDefault="00A5014A">
      <w:pPr>
        <w:spacing w:after="0" w:line="480" w:lineRule="auto"/>
        <w:rPr>
          <w:rFonts w:ascii="Times New Roman" w:hAnsi="Times New Roman"/>
          <w:b/>
        </w:rPr>
      </w:pPr>
    </w:p>
    <w:p w14:paraId="71485BAF" w14:textId="77777777" w:rsidR="00A5014A" w:rsidRDefault="00A5014A">
      <w:pPr>
        <w:spacing w:after="0" w:line="480" w:lineRule="auto"/>
        <w:rPr>
          <w:rFonts w:ascii="Times New Roman" w:hAnsi="Times New Roman"/>
        </w:rPr>
      </w:pPr>
      <w:r>
        <w:rPr>
          <w:rFonts w:ascii="Times New Roman" w:hAnsi="Times New Roman"/>
          <w:b/>
        </w:rPr>
        <w:t>Population development 1993 – 2023</w:t>
      </w:r>
    </w:p>
    <w:p w14:paraId="7FF24ADF" w14:textId="3E3B45B6" w:rsidR="00A5014A" w:rsidRDefault="00A5014A" w:rsidP="00C57B45">
      <w:pPr>
        <w:spacing w:after="0" w:line="480" w:lineRule="auto"/>
        <w:jc w:val="both"/>
        <w:rPr>
          <w:rFonts w:ascii="Times New Roman" w:hAnsi="Times New Roman"/>
        </w:rPr>
      </w:pPr>
      <w:r>
        <w:rPr>
          <w:rFonts w:ascii="Times New Roman" w:hAnsi="Times New Roman"/>
        </w:rPr>
        <w:t xml:space="preserve">One aim of this study was to explore which demographic parameters contributed to the observed decline of the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during the last 30 years. Drainage and increased land use intensity on fen mires drastically reduced available habitat (</w:t>
      </w:r>
      <w:proofErr w:type="spellStart"/>
      <w:r>
        <w:rPr>
          <w:rFonts w:ascii="Times New Roman" w:hAnsi="Times New Roman"/>
          <w:bCs/>
        </w:rPr>
        <w:t>Tanneberger</w:t>
      </w:r>
      <w:proofErr w:type="spellEnd"/>
      <w:r>
        <w:rPr>
          <w:rFonts w:ascii="Times New Roman" w:hAnsi="Times New Roman"/>
          <w:bCs/>
        </w:rPr>
        <w:t xml:space="preserve"> et al. </w:t>
      </w:r>
      <w:r w:rsidRPr="001D3759">
        <w:rPr>
          <w:rFonts w:ascii="Times New Roman" w:hAnsi="Times New Roman"/>
          <w:bCs/>
        </w:rPr>
        <w:t xml:space="preserve">2011) and large-scale habitat loss has certainly contributed to the decrease of the population (Flade et al. 2018). Our population model suggests that the low numbers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bCs/>
        </w:rPr>
        <w:t xml:space="preserve">after 2003 can be </w:t>
      </w:r>
      <w:del w:id="1046" w:author="Susanne" w:date="2025-10-01T14:50:00Z">
        <w:r w:rsidRPr="001D3759" w:rsidDel="006E194C">
          <w:rPr>
            <w:rFonts w:ascii="Times New Roman" w:hAnsi="Times New Roman"/>
            <w:bCs/>
          </w:rPr>
          <w:delText xml:space="preserve">partially </w:delText>
        </w:r>
      </w:del>
      <w:r w:rsidRPr="001D3759">
        <w:rPr>
          <w:rFonts w:ascii="Times New Roman" w:hAnsi="Times New Roman"/>
          <w:bCs/>
        </w:rPr>
        <w:t xml:space="preserve">attributed to a reduction in the proportion of second broods (Fig. 2). </w:t>
      </w:r>
      <w:del w:id="1047" w:author="Steffen Oppel" w:date="2025-10-07T09:49:00Z" w16du:dateUtc="2025-10-07T07:49:00Z">
        <w:r w:rsidRPr="001D3759" w:rsidDel="00375EB4">
          <w:rPr>
            <w:rFonts w:ascii="Times New Roman" w:hAnsi="Times New Roman"/>
            <w:bCs/>
          </w:rPr>
          <w:delText>The majority of females are assumed to move to other breeding sites for the second brood (Dyrcz and Zdunek 1993b</w:delText>
        </w:r>
        <w:r w:rsidDel="00375EB4">
          <w:rPr>
            <w:rFonts w:ascii="Times New Roman" w:hAnsi="Times New Roman"/>
            <w:bCs/>
          </w:rPr>
          <w:delText>,</w:delText>
        </w:r>
        <w:r w:rsidRPr="001D3759" w:rsidDel="00375EB4">
          <w:rPr>
            <w:rFonts w:ascii="Times New Roman" w:hAnsi="Times New Roman"/>
            <w:bCs/>
          </w:rPr>
          <w:delText xml:space="preserve"> Schulze-Hagen et al. 1999</w:delText>
        </w:r>
        <w:r w:rsidDel="00375EB4">
          <w:rPr>
            <w:rFonts w:ascii="Times New Roman" w:hAnsi="Times New Roman"/>
          </w:rPr>
          <w:delText xml:space="preserve">). </w:delText>
        </w:r>
        <w:commentRangeStart w:id="1048"/>
        <w:commentRangeStart w:id="1049"/>
        <w:r w:rsidDel="00375EB4">
          <w:rPr>
            <w:rFonts w:ascii="Times New Roman" w:hAnsi="Times New Roman"/>
          </w:rPr>
          <w:delText xml:space="preserve">Ongoing habitat loss increased habitat fragmentation which may have limited </w:delText>
        </w:r>
      </w:del>
      <w:ins w:id="1050" w:author="Susanne" w:date="2025-10-01T14:46:00Z">
        <w:del w:id="1051" w:author="Steffen Oppel" w:date="2025-10-07T09:49:00Z" w16du:dateUtc="2025-10-07T07:49:00Z">
          <w:r w:rsidR="006E194C" w:rsidDel="00375EB4">
            <w:rPr>
              <w:rFonts w:ascii="Times New Roman" w:hAnsi="Times New Roman"/>
            </w:rPr>
            <w:delText xml:space="preserve">such </w:delText>
          </w:r>
        </w:del>
      </w:ins>
      <w:del w:id="1052" w:author="Steffen Oppel" w:date="2025-10-07T09:49:00Z" w16du:dateUtc="2025-10-07T07:49:00Z">
        <w:r w:rsidDel="00375EB4">
          <w:rPr>
            <w:rFonts w:ascii="Times New Roman" w:hAnsi="Times New Roman"/>
          </w:rPr>
          <w:delText xml:space="preserve">movements between </w:delText>
        </w:r>
      </w:del>
      <w:ins w:id="1053" w:author="Susanne" w:date="2025-10-01T14:47:00Z">
        <w:del w:id="1054" w:author="Steffen Oppel" w:date="2025-10-07T09:49:00Z" w16du:dateUtc="2025-10-07T07:49:00Z">
          <w:r w:rsidR="006E194C" w:rsidDel="00375EB4">
            <w:rPr>
              <w:rFonts w:ascii="Times New Roman" w:hAnsi="Times New Roman"/>
            </w:rPr>
            <w:delText xml:space="preserve">suitable </w:delText>
          </w:r>
        </w:del>
      </w:ins>
      <w:del w:id="1055" w:author="Steffen Oppel" w:date="2025-10-07T09:49:00Z" w16du:dateUtc="2025-10-07T07:49:00Z">
        <w:r w:rsidDel="00375EB4">
          <w:rPr>
            <w:rFonts w:ascii="Times New Roman" w:hAnsi="Times New Roman"/>
          </w:rPr>
          <w:lastRenderedPageBreak/>
          <w:delText xml:space="preserve">breeding sites. </w:delText>
        </w:r>
        <w:commentRangeEnd w:id="1048"/>
        <w:r w:rsidR="00074562" w:rsidDel="00375EB4">
          <w:rPr>
            <w:rStyle w:val="CommentReference"/>
            <w:szCs w:val="20"/>
          </w:rPr>
          <w:commentReference w:id="1048"/>
        </w:r>
      </w:del>
      <w:commentRangeEnd w:id="1049"/>
      <w:r w:rsidR="00375EB4">
        <w:rPr>
          <w:rStyle w:val="CommentReference"/>
          <w:szCs w:val="20"/>
        </w:rPr>
        <w:commentReference w:id="1049"/>
      </w:r>
      <w:commentRangeStart w:id="1056"/>
      <w:del w:id="1057" w:author="Steffen Oppel" w:date="2025-10-07T09:50:00Z" w16du:dateUtc="2025-10-07T07:50:00Z">
        <w:r w:rsidDel="00375EB4">
          <w:rPr>
            <w:rFonts w:ascii="Times New Roman" w:hAnsi="Times New Roman"/>
          </w:rPr>
          <w:delText>Additionally,</w:delText>
        </w:r>
        <w:r w:rsidDel="009260C0">
          <w:rPr>
            <w:rFonts w:ascii="Times New Roman" w:hAnsi="Times New Roman"/>
          </w:rPr>
          <w:delText xml:space="preserve"> </w:delText>
        </w:r>
      </w:del>
      <w:ins w:id="1058" w:author="Susanne" w:date="2025-10-01T14:44:00Z">
        <w:del w:id="1059" w:author="Steffen Oppel" w:date="2025-10-07T09:50:00Z" w16du:dateUtc="2025-10-07T07:50:00Z">
          <w:r w:rsidR="006E194C" w:rsidDel="009260C0">
            <w:rPr>
              <w:rFonts w:ascii="Times New Roman" w:hAnsi="Times New Roman"/>
            </w:rPr>
            <w:delText>grassland</w:delText>
          </w:r>
        </w:del>
      </w:ins>
      <w:ins w:id="1060" w:author="Susanne" w:date="2025-09-22T10:09:00Z">
        <w:r w:rsidR="00C553C2">
          <w:rPr>
            <w:rFonts w:ascii="Times New Roman" w:hAnsi="Times New Roman"/>
          </w:rPr>
          <w:t xml:space="preserve"> </w:t>
        </w:r>
      </w:ins>
      <w:ins w:id="1061" w:author="Steffen Oppel" w:date="2025-10-07T09:50:00Z" w16du:dateUtc="2025-10-07T07:50:00Z">
        <w:r w:rsidR="009260C0">
          <w:rPr>
            <w:rFonts w:ascii="Times New Roman" w:hAnsi="Times New Roman"/>
          </w:rPr>
          <w:t>M</w:t>
        </w:r>
      </w:ins>
      <w:del w:id="1062" w:author="Steffen Oppel" w:date="2025-10-07T09:50:00Z" w16du:dateUtc="2025-10-07T07:50:00Z">
        <w:r w:rsidDel="009260C0">
          <w:rPr>
            <w:rFonts w:ascii="Times New Roman" w:hAnsi="Times New Roman"/>
          </w:rPr>
          <w:delText>m</w:delText>
        </w:r>
      </w:del>
      <w:r>
        <w:rPr>
          <w:rFonts w:ascii="Times New Roman" w:hAnsi="Times New Roman"/>
        </w:rPr>
        <w:t xml:space="preserve">owing </w:t>
      </w:r>
      <w:ins w:id="1063" w:author="Steffen Oppel" w:date="2025-10-07T09:50:00Z" w16du:dateUtc="2025-10-07T07:50:00Z">
        <w:r w:rsidR="009260C0">
          <w:rPr>
            <w:rFonts w:ascii="Times New Roman" w:hAnsi="Times New Roman"/>
          </w:rPr>
          <w:t xml:space="preserve">the vegetation </w:t>
        </w:r>
      </w:ins>
      <w:ins w:id="1064" w:author="Steffen Oppel" w:date="2025-10-07T09:51:00Z" w16du:dateUtc="2025-10-07T07:51:00Z">
        <w:r w:rsidR="003E425A">
          <w:rPr>
            <w:rFonts w:ascii="Times New Roman" w:hAnsi="Times New Roman"/>
          </w:rPr>
          <w:t>at</w:t>
        </w:r>
      </w:ins>
      <w:ins w:id="1065" w:author="Steffen Oppel" w:date="2025-10-07T09:50:00Z" w16du:dateUtc="2025-10-07T07:50:00Z">
        <w:r w:rsidR="009260C0">
          <w:rPr>
            <w:rFonts w:ascii="Times New Roman" w:hAnsi="Times New Roman"/>
          </w:rPr>
          <w:t xml:space="preserve"> </w:t>
        </w:r>
      </w:ins>
      <w:del w:id="1066" w:author="Steffen Oppel" w:date="2025-10-07T09:50:00Z" w16du:dateUtc="2025-10-07T07:50:00Z">
        <w:r w:rsidDel="009260C0">
          <w:rPr>
            <w:rFonts w:ascii="Times New Roman" w:hAnsi="Times New Roman"/>
          </w:rPr>
          <w:delText>during the</w:delText>
        </w:r>
      </w:del>
      <w:ins w:id="1067" w:author="Susanne" w:date="2025-09-22T10:09:00Z">
        <w:del w:id="1068" w:author="Steffen Oppel" w:date="2025-10-07T09:50:00Z" w16du:dateUtc="2025-10-07T07:50:00Z">
          <w:r w:rsidR="00C553C2" w:rsidDel="009260C0">
            <w:rPr>
              <w:rFonts w:ascii="Times New Roman" w:hAnsi="Times New Roman"/>
            </w:rPr>
            <w:delText xml:space="preserve">of </w:delText>
          </w:r>
        </w:del>
        <w:r w:rsidR="00C553C2">
          <w:rPr>
            <w:rFonts w:ascii="Times New Roman" w:hAnsi="Times New Roman"/>
          </w:rPr>
          <w:t>occupied</w:t>
        </w:r>
      </w:ins>
      <w:r>
        <w:rPr>
          <w:rFonts w:ascii="Times New Roman" w:hAnsi="Times New Roman"/>
        </w:rPr>
        <w:t xml:space="preserve"> breeding s</w:t>
      </w:r>
      <w:del w:id="1069" w:author="Susanne" w:date="2025-09-22T10:09:00Z">
        <w:r w:rsidDel="00C553C2">
          <w:rPr>
            <w:rFonts w:ascii="Times New Roman" w:hAnsi="Times New Roman"/>
          </w:rPr>
          <w:delText>eason</w:delText>
        </w:r>
      </w:del>
      <w:ins w:id="1070" w:author="Susanne" w:date="2025-09-22T10:09:00Z">
        <w:r w:rsidR="00C553C2">
          <w:rPr>
            <w:rFonts w:ascii="Times New Roman" w:hAnsi="Times New Roman"/>
          </w:rPr>
          <w:t>ites</w:t>
        </w:r>
      </w:ins>
      <w:r>
        <w:rPr>
          <w:rFonts w:ascii="Times New Roman" w:hAnsi="Times New Roman"/>
        </w:rPr>
        <w:t xml:space="preserve"> before July reduced the possibility for second breeding attempts and probably also increased female mortality to some extent which also contributed to a negative population growth rate. </w:t>
      </w:r>
      <w:commentRangeStart w:id="1071"/>
      <w:commentRangeEnd w:id="1056"/>
      <w:ins w:id="1072" w:author="Susanne" w:date="2025-09-22T10:13:00Z">
        <w:del w:id="1073" w:author="Steffen Oppel" w:date="2025-10-07T09:53:00Z" w16du:dateUtc="2025-10-07T07:53:00Z">
          <w:r w:rsidR="00B22080" w:rsidDel="002C6087">
            <w:rPr>
              <w:rFonts w:ascii="Times New Roman" w:hAnsi="Times New Roman"/>
            </w:rPr>
            <w:delText xml:space="preserve">Increased </w:delText>
          </w:r>
        </w:del>
      </w:ins>
      <w:ins w:id="1074" w:author="Susanne" w:date="2025-09-22T10:12:00Z">
        <w:del w:id="1075" w:author="Steffen Oppel" w:date="2025-10-07T09:53:00Z" w16du:dateUtc="2025-10-07T07:53:00Z">
          <w:r w:rsidR="00B22080" w:rsidDel="002C6087">
            <w:rPr>
              <w:rFonts w:ascii="Times New Roman" w:hAnsi="Times New Roman"/>
            </w:rPr>
            <w:delText>vegetation heights</w:delText>
          </w:r>
        </w:del>
      </w:ins>
      <w:ins w:id="1076" w:author="Susanne" w:date="2025-09-22T10:14:00Z">
        <w:del w:id="1077" w:author="Steffen Oppel" w:date="2025-10-07T09:53:00Z" w16du:dateUtc="2025-10-07T07:53:00Z">
          <w:r w:rsidR="00B22080" w:rsidDel="002C6087">
            <w:rPr>
              <w:rFonts w:ascii="Times New Roman" w:hAnsi="Times New Roman"/>
            </w:rPr>
            <w:delText xml:space="preserve"> and overgrow</w:delText>
          </w:r>
        </w:del>
      </w:ins>
      <w:ins w:id="1078" w:author="Susanne" w:date="2025-09-22T10:18:00Z">
        <w:del w:id="1079" w:author="Steffen Oppel" w:date="2025-10-07T09:53:00Z" w16du:dateUtc="2025-10-07T07:53:00Z">
          <w:r w:rsidR="00B22080" w:rsidDel="002C6087">
            <w:rPr>
              <w:rFonts w:ascii="Times New Roman" w:hAnsi="Times New Roman"/>
            </w:rPr>
            <w:delText>th</w:delText>
          </w:r>
        </w:del>
      </w:ins>
      <w:ins w:id="1080" w:author="Susanne" w:date="2025-09-22T10:14:00Z">
        <w:del w:id="1081" w:author="Steffen Oppel" w:date="2025-10-07T09:53:00Z" w16du:dateUtc="2025-10-07T07:53:00Z">
          <w:r w:rsidR="00B22080" w:rsidDel="002C6087">
            <w:rPr>
              <w:rFonts w:ascii="Times New Roman" w:hAnsi="Times New Roman"/>
            </w:rPr>
            <w:delText xml:space="preserve"> with</w:delText>
          </w:r>
        </w:del>
      </w:ins>
      <w:ins w:id="1082" w:author="Susanne" w:date="2025-09-22T10:12:00Z">
        <w:del w:id="1083" w:author="Steffen Oppel" w:date="2025-10-07T09:53:00Z" w16du:dateUtc="2025-10-07T07:53:00Z">
          <w:r w:rsidR="00B22080" w:rsidDel="002C6087">
            <w:rPr>
              <w:rFonts w:ascii="Times New Roman" w:hAnsi="Times New Roman"/>
            </w:rPr>
            <w:delText xml:space="preserve"> reeds </w:delText>
          </w:r>
        </w:del>
      </w:ins>
      <w:ins w:id="1084" w:author="Susanne" w:date="2025-10-01T14:50:00Z">
        <w:del w:id="1085" w:author="Steffen Oppel" w:date="2025-10-07T09:53:00Z" w16du:dateUtc="2025-10-07T07:53:00Z">
          <w:r w:rsidR="006E194C" w:rsidDel="002C6087">
            <w:rPr>
              <w:rFonts w:ascii="Times New Roman" w:hAnsi="Times New Roman"/>
            </w:rPr>
            <w:delText xml:space="preserve">after long-term management cessation </w:delText>
          </w:r>
        </w:del>
      </w:ins>
      <w:ins w:id="1086" w:author="Susanne" w:date="2025-09-22T10:14:00Z">
        <w:del w:id="1087" w:author="Steffen Oppel" w:date="2025-10-07T09:53:00Z" w16du:dateUtc="2025-10-07T07:53:00Z">
          <w:r w:rsidR="00B22080" w:rsidDel="002C6087">
            <w:rPr>
              <w:rFonts w:ascii="Times New Roman" w:hAnsi="Times New Roman"/>
            </w:rPr>
            <w:delText>m</w:delText>
          </w:r>
        </w:del>
      </w:ins>
      <w:ins w:id="1088" w:author="Susanne" w:date="2025-09-22T10:18:00Z">
        <w:del w:id="1089" w:author="Steffen Oppel" w:date="2025-10-07T09:53:00Z" w16du:dateUtc="2025-10-07T07:53:00Z">
          <w:r w:rsidR="00B22080" w:rsidDel="002C6087">
            <w:rPr>
              <w:rFonts w:ascii="Times New Roman" w:hAnsi="Times New Roman"/>
            </w:rPr>
            <w:delText xml:space="preserve">ay </w:delText>
          </w:r>
        </w:del>
      </w:ins>
      <w:ins w:id="1090" w:author="Susanne" w:date="2025-09-22T10:14:00Z">
        <w:del w:id="1091" w:author="Steffen Oppel" w:date="2025-10-07T09:53:00Z" w16du:dateUtc="2025-10-07T07:53:00Z">
          <w:r w:rsidR="00B22080" w:rsidDel="002C6087">
            <w:rPr>
              <w:rFonts w:ascii="Times New Roman" w:hAnsi="Times New Roman"/>
            </w:rPr>
            <w:delText>also</w:delText>
          </w:r>
        </w:del>
      </w:ins>
      <w:ins w:id="1092" w:author="Susanne" w:date="2025-09-22T10:18:00Z">
        <w:del w:id="1093" w:author="Steffen Oppel" w:date="2025-10-07T09:53:00Z" w16du:dateUtc="2025-10-07T07:53:00Z">
          <w:r w:rsidR="00B22080" w:rsidDel="002C6087">
            <w:rPr>
              <w:rFonts w:ascii="Times New Roman" w:hAnsi="Times New Roman"/>
            </w:rPr>
            <w:delText xml:space="preserve"> have</w:delText>
          </w:r>
        </w:del>
      </w:ins>
      <w:ins w:id="1094" w:author="Susanne" w:date="2025-09-22T10:14:00Z">
        <w:del w:id="1095" w:author="Steffen Oppel" w:date="2025-10-07T09:53:00Z" w16du:dateUtc="2025-10-07T07:53:00Z">
          <w:r w:rsidR="00B22080" w:rsidDel="002C6087">
            <w:rPr>
              <w:rFonts w:ascii="Times New Roman" w:hAnsi="Times New Roman"/>
            </w:rPr>
            <w:delText xml:space="preserve"> </w:delText>
          </w:r>
        </w:del>
      </w:ins>
      <w:ins w:id="1096" w:author="Susanne" w:date="2025-10-01T14:59:00Z">
        <w:del w:id="1097" w:author="Steffen Oppel" w:date="2025-10-07T09:53:00Z" w16du:dateUtc="2025-10-07T07:53:00Z">
          <w:r w:rsidR="00084A5B" w:rsidDel="002C6087">
            <w:rPr>
              <w:rFonts w:ascii="Times New Roman" w:hAnsi="Times New Roman"/>
            </w:rPr>
            <w:delText>restricted</w:delText>
          </w:r>
        </w:del>
      </w:ins>
      <w:ins w:id="1098" w:author="Susanne" w:date="2025-09-22T10:16:00Z">
        <w:del w:id="1099" w:author="Steffen Oppel" w:date="2025-10-07T09:53:00Z" w16du:dateUtc="2025-10-07T07:53:00Z">
          <w:r w:rsidR="00B22080" w:rsidDel="002C6087">
            <w:rPr>
              <w:rFonts w:ascii="Times New Roman" w:hAnsi="Times New Roman"/>
            </w:rPr>
            <w:delText xml:space="preserve"> </w:delText>
          </w:r>
        </w:del>
      </w:ins>
      <w:ins w:id="1100" w:author="Susanne" w:date="2025-09-22T10:15:00Z">
        <w:del w:id="1101" w:author="Steffen Oppel" w:date="2025-10-07T09:53:00Z" w16du:dateUtc="2025-10-07T07:53:00Z">
          <w:r w:rsidR="00B22080" w:rsidDel="002C6087">
            <w:rPr>
              <w:rFonts w:ascii="Times New Roman" w:hAnsi="Times New Roman"/>
            </w:rPr>
            <w:delText>favo</w:delText>
          </w:r>
        </w:del>
      </w:ins>
      <w:ins w:id="1102" w:author="Susanne" w:date="2025-09-22T10:00:00Z">
        <w:del w:id="1103" w:author="Steffen Oppel" w:date="2025-10-07T09:53:00Z" w16du:dateUtc="2025-10-07T07:53:00Z">
          <w:r w:rsidR="00833B12" w:rsidDel="002C6087">
            <w:rPr>
              <w:rFonts w:ascii="Times New Roman" w:hAnsi="Times New Roman"/>
            </w:rPr>
            <w:delText xml:space="preserve">rable </w:delText>
          </w:r>
        </w:del>
      </w:ins>
      <w:ins w:id="1104" w:author="Susanne" w:date="2025-09-22T10:15:00Z">
        <w:del w:id="1105" w:author="Steffen Oppel" w:date="2025-10-07T09:53:00Z" w16du:dateUtc="2025-10-07T07:53:00Z">
          <w:r w:rsidR="00B22080" w:rsidDel="002C6087">
            <w:rPr>
              <w:rFonts w:ascii="Times New Roman" w:hAnsi="Times New Roman"/>
            </w:rPr>
            <w:delText>habitat</w:delText>
          </w:r>
        </w:del>
      </w:ins>
      <w:ins w:id="1106" w:author="Susanne" w:date="2025-09-22T10:01:00Z">
        <w:del w:id="1107" w:author="Steffen Oppel" w:date="2025-10-07T09:53:00Z" w16du:dateUtc="2025-10-07T07:53:00Z">
          <w:r w:rsidR="00833B12" w:rsidDel="002C6087">
            <w:rPr>
              <w:rFonts w:ascii="Times New Roman" w:hAnsi="Times New Roman"/>
            </w:rPr>
            <w:delText xml:space="preserve"> structure</w:delText>
          </w:r>
        </w:del>
      </w:ins>
      <w:ins w:id="1108" w:author="Susanne" w:date="2025-09-22T10:15:00Z">
        <w:del w:id="1109" w:author="Steffen Oppel" w:date="2025-10-07T09:53:00Z" w16du:dateUtc="2025-10-07T07:53:00Z">
          <w:r w:rsidR="00B22080" w:rsidDel="002C6087">
            <w:rPr>
              <w:rFonts w:ascii="Times New Roman" w:hAnsi="Times New Roman"/>
            </w:rPr>
            <w:delText xml:space="preserve">s for </w:delText>
          </w:r>
        </w:del>
      </w:ins>
      <w:ins w:id="1110" w:author="Susanne" w:date="2025-09-22T10:16:00Z">
        <w:del w:id="1111" w:author="Steffen Oppel" w:date="2025-10-07T09:53:00Z" w16du:dateUtc="2025-10-07T07:53:00Z">
          <w:r w:rsidR="00B22080" w:rsidDel="002C6087">
            <w:rPr>
              <w:rFonts w:ascii="Times New Roman" w:hAnsi="Times New Roman"/>
            </w:rPr>
            <w:delText xml:space="preserve">second </w:delText>
          </w:r>
        </w:del>
      </w:ins>
      <w:ins w:id="1112" w:author="Susanne" w:date="2025-09-22T10:15:00Z">
        <w:del w:id="1113" w:author="Steffen Oppel" w:date="2025-10-07T09:53:00Z" w16du:dateUtc="2025-10-07T07:53:00Z">
          <w:r w:rsidR="00B22080" w:rsidDel="002C6087">
            <w:rPr>
              <w:rFonts w:ascii="Times New Roman" w:hAnsi="Times New Roman"/>
            </w:rPr>
            <w:delText>breeding</w:delText>
          </w:r>
        </w:del>
      </w:ins>
      <w:ins w:id="1114" w:author="Susanne" w:date="2025-09-22T10:00:00Z">
        <w:del w:id="1115" w:author="Steffen Oppel" w:date="2025-10-07T09:53:00Z" w16du:dateUtc="2025-10-07T07:53:00Z">
          <w:r w:rsidR="00833B12" w:rsidDel="002C6087">
            <w:rPr>
              <w:rFonts w:ascii="Times New Roman" w:hAnsi="Times New Roman"/>
            </w:rPr>
            <w:delText xml:space="preserve"> </w:delText>
          </w:r>
        </w:del>
      </w:ins>
      <w:ins w:id="1116" w:author="Susanne" w:date="2025-09-22T10:01:00Z">
        <w:del w:id="1117" w:author="Steffen Oppel" w:date="2025-10-07T09:53:00Z" w16du:dateUtc="2025-10-07T07:53:00Z">
          <w:r w:rsidR="00C553C2" w:rsidDel="002C6087">
            <w:rPr>
              <w:rFonts w:ascii="Times New Roman" w:hAnsi="Times New Roman"/>
            </w:rPr>
            <w:delText>later</w:delText>
          </w:r>
        </w:del>
      </w:ins>
      <w:ins w:id="1118" w:author="Susanne" w:date="2025-09-22T10:12:00Z">
        <w:del w:id="1119" w:author="Steffen Oppel" w:date="2025-10-07T09:53:00Z" w16du:dateUtc="2025-10-07T07:53:00Z">
          <w:r w:rsidR="00B22080" w:rsidDel="002C6087">
            <w:rPr>
              <w:rFonts w:ascii="Times New Roman" w:hAnsi="Times New Roman"/>
            </w:rPr>
            <w:delText xml:space="preserve"> i</w:delText>
          </w:r>
        </w:del>
      </w:ins>
      <w:ins w:id="1120" w:author="Susanne" w:date="2025-09-22T10:01:00Z">
        <w:del w:id="1121" w:author="Steffen Oppel" w:date="2025-10-07T09:53:00Z" w16du:dateUtc="2025-10-07T07:53:00Z">
          <w:r w:rsidR="00C553C2" w:rsidDel="002C6087">
            <w:rPr>
              <w:rFonts w:ascii="Times New Roman" w:hAnsi="Times New Roman"/>
            </w:rPr>
            <w:delText>n the season</w:delText>
          </w:r>
        </w:del>
      </w:ins>
      <w:ins w:id="1122" w:author="Susanne" w:date="2025-09-22T10:16:00Z">
        <w:del w:id="1123" w:author="Steffen Oppel" w:date="2025-10-07T09:53:00Z" w16du:dateUtc="2025-10-07T07:53:00Z">
          <w:r w:rsidR="00B22080" w:rsidDel="002C6087">
            <w:rPr>
              <w:rFonts w:ascii="Times New Roman" w:hAnsi="Times New Roman"/>
            </w:rPr>
            <w:delText>.</w:delText>
          </w:r>
        </w:del>
      </w:ins>
      <w:ins w:id="1124" w:author="Susanne" w:date="2025-09-22T10:00:00Z">
        <w:del w:id="1125" w:author="Steffen Oppel" w:date="2025-10-07T09:53:00Z" w16du:dateUtc="2025-10-07T07:53:00Z">
          <w:r w:rsidR="00833B12" w:rsidDel="002C6087">
            <w:rPr>
              <w:rFonts w:ascii="Times New Roman" w:hAnsi="Times New Roman"/>
            </w:rPr>
            <w:delText xml:space="preserve"> </w:delText>
          </w:r>
        </w:del>
      </w:ins>
      <w:del w:id="1126" w:author="Steffen Oppel" w:date="2025-10-07T09:53:00Z" w16du:dateUtc="2025-10-07T07:53:00Z">
        <w:r w:rsidR="00074562" w:rsidDel="002C6087">
          <w:rPr>
            <w:rStyle w:val="CommentReference"/>
            <w:szCs w:val="20"/>
          </w:rPr>
          <w:commentReference w:id="1056"/>
        </w:r>
      </w:del>
      <w:commentRangeEnd w:id="1071"/>
      <w:r w:rsidR="00A912CA">
        <w:rPr>
          <w:rStyle w:val="CommentReference"/>
          <w:szCs w:val="20"/>
        </w:rPr>
        <w:commentReference w:id="1071"/>
      </w:r>
      <w:r>
        <w:rPr>
          <w:rFonts w:ascii="Times New Roman" w:hAnsi="Times New Roman"/>
        </w:rPr>
        <w:t>The observed decline could also reflect a lower reproductive output</w:t>
      </w:r>
      <w:ins w:id="1127" w:author="Susanne" w:date="2025-09-22T09:59:00Z">
        <w:r w:rsidR="00833B12">
          <w:rPr>
            <w:rFonts w:ascii="Times New Roman" w:hAnsi="Times New Roman"/>
          </w:rPr>
          <w:t xml:space="preserve"> in general</w:t>
        </w:r>
      </w:ins>
      <w:r>
        <w:rPr>
          <w:rFonts w:ascii="Times New Roman" w:hAnsi="Times New Roman"/>
        </w:rPr>
        <w:t xml:space="preserve">, determined by the number of fledglings per female which is directly linked to the proportion of second broods. The average fledged brood size and the proportion of second broods is unknown for the Pomeranian population and may be lower than in the core breeding sites. However, our results indicate that </w:t>
      </w:r>
      <w:ins w:id="1128" w:author="Susanne" w:date="2025-10-01T14:53:00Z">
        <w:del w:id="1129" w:author="Steffen Oppel" w:date="2025-10-07T09:55:00Z" w16du:dateUtc="2025-10-07T07:55:00Z">
          <w:r w:rsidR="00084A5B" w:rsidDel="00D70481">
            <w:rPr>
              <w:rFonts w:ascii="Times New Roman" w:hAnsi="Times New Roman"/>
            </w:rPr>
            <w:delText>maladapted</w:delText>
          </w:r>
        </w:del>
      </w:ins>
      <w:ins w:id="1130" w:author="Steffen Oppel" w:date="2025-10-07T09:55:00Z" w16du:dateUtc="2025-10-07T07:55:00Z">
        <w:r w:rsidR="00D70481">
          <w:rPr>
            <w:rFonts w:ascii="Times New Roman" w:hAnsi="Times New Roman"/>
          </w:rPr>
          <w:t>sub-optimal</w:t>
        </w:r>
      </w:ins>
      <w:ins w:id="1131" w:author="Susanne" w:date="2025-10-01T14:53:00Z">
        <w:r w:rsidR="00084A5B">
          <w:rPr>
            <w:rFonts w:ascii="Times New Roman" w:hAnsi="Times New Roman"/>
          </w:rPr>
          <w:t xml:space="preserve"> </w:t>
        </w:r>
      </w:ins>
      <w:ins w:id="1132" w:author="Susanne" w:date="2025-10-01T14:52:00Z">
        <w:r w:rsidR="00084A5B">
          <w:rPr>
            <w:rFonts w:ascii="Times New Roman" w:hAnsi="Times New Roman"/>
          </w:rPr>
          <w:t>grassland</w:t>
        </w:r>
      </w:ins>
      <w:ins w:id="1133" w:author="Susanne" w:date="2025-10-01T14:53:00Z">
        <w:r w:rsidR="00084A5B">
          <w:rPr>
            <w:rFonts w:ascii="Times New Roman" w:hAnsi="Times New Roman"/>
          </w:rPr>
          <w:t xml:space="preserve"> management </w:t>
        </w:r>
      </w:ins>
      <w:del w:id="1134" w:author="Susanne" w:date="2025-10-01T14:53:00Z">
        <w:r w:rsidDel="00084A5B">
          <w:rPr>
            <w:rFonts w:ascii="Times New Roman" w:hAnsi="Times New Roman"/>
          </w:rPr>
          <w:delText xml:space="preserve">intensive farming practices </w:delText>
        </w:r>
      </w:del>
      <w:r>
        <w:rPr>
          <w:rFonts w:ascii="Times New Roman" w:hAnsi="Times New Roman"/>
        </w:rPr>
        <w:t>that reduce</w:t>
      </w:r>
      <w:ins w:id="1135" w:author="Steffen Oppel" w:date="2025-10-07T09:56:00Z" w16du:dateUtc="2025-10-07T07:56:00Z">
        <w:r w:rsidR="006C28BB">
          <w:rPr>
            <w:rFonts w:ascii="Times New Roman" w:hAnsi="Times New Roman"/>
          </w:rPr>
          <w:t>s</w:t>
        </w:r>
      </w:ins>
      <w:r>
        <w:rPr>
          <w:rFonts w:ascii="Times New Roman" w:hAnsi="Times New Roman"/>
        </w:rPr>
        <w:t xml:space="preserve"> the opportunity to raise a second brood may be a key contributing factor to the decline of the Pomeranian population.</w:t>
      </w:r>
    </w:p>
    <w:p w14:paraId="0D2F486C" w14:textId="148137B2" w:rsidR="00A5014A" w:rsidRDefault="00A5014A" w:rsidP="002B5E67">
      <w:pPr>
        <w:numPr>
          <w:ins w:id="1136" w:author="Unknown" w:date="2025-03-21T17:15:00Z"/>
        </w:numPr>
        <w:spacing w:after="0" w:line="480" w:lineRule="auto"/>
        <w:jc w:val="both"/>
        <w:rPr>
          <w:rFonts w:ascii="Times New Roman" w:hAnsi="Times New Roman"/>
        </w:rPr>
      </w:pPr>
      <w:r>
        <w:rPr>
          <w:rFonts w:ascii="Times New Roman" w:hAnsi="Times New Roman"/>
        </w:rPr>
        <w:t xml:space="preserve">Under the current conditions, the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is likely to go extinct immediately. In 2023, only one singing male was recorded. Our results suggest that the decline of the Pomeranian population could have been prevented by conservation measures solely </w:t>
      </w:r>
      <w:del w:id="1137" w:author="Steffen Oppel" w:date="2025-10-07T09:57:00Z" w16du:dateUtc="2025-10-07T07:57:00Z">
        <w:r w:rsidDel="003F4FCF">
          <w:rPr>
            <w:rFonts w:ascii="Times New Roman" w:hAnsi="Times New Roman"/>
          </w:rPr>
          <w:delText>on the</w:delText>
        </w:r>
      </w:del>
      <w:ins w:id="1138" w:author="Steffen Oppel" w:date="2025-10-07T09:57:00Z" w16du:dateUtc="2025-10-07T07:57:00Z">
        <w:r w:rsidR="003F4FCF">
          <w:rPr>
            <w:rFonts w:ascii="Times New Roman" w:hAnsi="Times New Roman"/>
          </w:rPr>
          <w:t>in</w:t>
        </w:r>
      </w:ins>
      <w:r>
        <w:rPr>
          <w:rFonts w:ascii="Times New Roman" w:hAnsi="Times New Roman"/>
        </w:rPr>
        <w:t xml:space="preserve"> European breeding grounds. Despite conservation measures (e.g. postponed mowing on breeding sites) implemented locally after 2008, the population did not recover, indicating also causes outside the breeding grounds as reported for many Palearctic migratory birds (Vickery et al. 2023). Lower annual survival could also have contributed to the decline (Fig. 2) and population persistence would require an increase in the annual survival probability. However, as is typical in mark-recapture analyses, our model can only estimate apparent survival probability, which is affected by emigration (Badia-</w:t>
      </w:r>
      <w:proofErr w:type="spellStart"/>
      <w:r>
        <w:rPr>
          <w:rFonts w:ascii="Times New Roman" w:hAnsi="Times New Roman"/>
        </w:rPr>
        <w:t>Boher</w:t>
      </w:r>
      <w:proofErr w:type="spellEnd"/>
      <w:r>
        <w:rPr>
          <w:rFonts w:ascii="Times New Roman" w:hAnsi="Times New Roman"/>
        </w:rPr>
        <w:t xml:space="preserve"> et al. 2024). In small, fragmented populations, for a species that is known to disperse widely among other suitable patches of habitat, it is possible that our estimates of apparent survival probability are biased by chronic emigration. </w:t>
      </w:r>
      <w:ins w:id="1139" w:author="Susanne" w:date="2025-09-12T12:48:00Z">
        <w:r w:rsidR="00074562">
          <w:rPr>
            <w:rFonts w:ascii="Times New Roman" w:hAnsi="Times New Roman"/>
          </w:rPr>
          <w:t>More extensive</w:t>
        </w:r>
      </w:ins>
      <w:del w:id="1140" w:author="Susanne" w:date="2025-09-12T12:48:00Z">
        <w:r w:rsidDel="00074562">
          <w:rPr>
            <w:rFonts w:ascii="Times New Roman" w:hAnsi="Times New Roman"/>
          </w:rPr>
          <w:delText>Larger,</w:delText>
        </w:r>
      </w:del>
      <w:r>
        <w:rPr>
          <w:rFonts w:ascii="Times New Roman" w:hAnsi="Times New Roman"/>
        </w:rPr>
        <w:t xml:space="preserve"> </w:t>
      </w:r>
      <w:r>
        <w:rPr>
          <w:rFonts w:ascii="Times New Roman" w:hAnsi="Times New Roman"/>
        </w:rPr>
        <w:lastRenderedPageBreak/>
        <w:t>and</w:t>
      </w:r>
      <w:del w:id="1141" w:author="Susanne" w:date="2025-09-12T12:48:00Z">
        <w:r w:rsidDel="00074562">
          <w:rPr>
            <w:rFonts w:ascii="Times New Roman" w:hAnsi="Times New Roman"/>
          </w:rPr>
          <w:delText xml:space="preserve"> more</w:delText>
        </w:r>
      </w:del>
      <w:r>
        <w:rPr>
          <w:rFonts w:ascii="Times New Roman" w:hAnsi="Times New Roman"/>
        </w:rPr>
        <w:t xml:space="preserve"> contiguous habitat patches may facilitate a greater retention of individuals, thus leading to an improved apparent annual survival probability. </w:t>
      </w:r>
    </w:p>
    <w:p w14:paraId="69FA1100" w14:textId="77777777" w:rsidR="00A5014A" w:rsidRDefault="00A5014A">
      <w:pPr>
        <w:spacing w:after="0" w:line="480" w:lineRule="auto"/>
        <w:jc w:val="both"/>
        <w:rPr>
          <w:rFonts w:ascii="Times New Roman" w:hAnsi="Times New Roman"/>
        </w:rPr>
      </w:pPr>
    </w:p>
    <w:p w14:paraId="396B2EED" w14:textId="77777777" w:rsidR="00A5014A" w:rsidRDefault="00A5014A">
      <w:pPr>
        <w:spacing w:after="0" w:line="480" w:lineRule="auto"/>
        <w:jc w:val="both"/>
        <w:rPr>
          <w:rFonts w:ascii="Times New Roman" w:hAnsi="Times New Roman"/>
        </w:rPr>
      </w:pPr>
      <w:r>
        <w:rPr>
          <w:rFonts w:ascii="Times New Roman" w:hAnsi="Times New Roman"/>
          <w:b/>
        </w:rPr>
        <w:t>Reinforcement and management scenarios</w:t>
      </w:r>
    </w:p>
    <w:p w14:paraId="5FF41296" w14:textId="4A2CE384" w:rsidR="00A5014A" w:rsidRPr="001D3759" w:rsidRDefault="00A5014A" w:rsidP="002B5E67">
      <w:pPr>
        <w:spacing w:after="0" w:line="480" w:lineRule="auto"/>
        <w:jc w:val="both"/>
        <w:rPr>
          <w:rFonts w:ascii="Times New Roman" w:hAnsi="Times New Roman"/>
        </w:rPr>
      </w:pPr>
      <w:r>
        <w:rPr>
          <w:rFonts w:ascii="Times New Roman" w:hAnsi="Times New Roman"/>
        </w:rPr>
        <w:t xml:space="preserve">Our study </w:t>
      </w:r>
      <w:del w:id="1142" w:author="Susanne" w:date="2025-09-12T12:48:00Z">
        <w:r w:rsidDel="00074562">
          <w:rPr>
            <w:rFonts w:ascii="Times New Roman" w:hAnsi="Times New Roman"/>
          </w:rPr>
          <w:delText xml:space="preserve">implies </w:delText>
        </w:r>
      </w:del>
      <w:ins w:id="1143" w:author="Susanne" w:date="2025-09-12T12:48:00Z">
        <w:r w:rsidR="00074562">
          <w:rPr>
            <w:rFonts w:ascii="Times New Roman" w:hAnsi="Times New Roman"/>
          </w:rPr>
          <w:t xml:space="preserve">suggests </w:t>
        </w:r>
      </w:ins>
      <w:r>
        <w:rPr>
          <w:rFonts w:ascii="Times New Roman" w:hAnsi="Times New Roman"/>
        </w:rPr>
        <w:t xml:space="preserve">that reinforcement and habitat restoration without improvements in survival rates may not be sufficient to stabilize the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Pr>
          <w:rFonts w:ascii="Times New Roman" w:hAnsi="Times New Roman"/>
        </w:rPr>
        <w:t>. Whereas in long-lived species, population growth is mainly determined by adult survival (Schaub et al. 2009,</w:t>
      </w:r>
      <w:r w:rsidRPr="001D3759">
        <w:rPr>
          <w:rFonts w:ascii="Times New Roman" w:hAnsi="Times New Roman"/>
        </w:rPr>
        <w:t xml:space="preserve"> Davis et al. 2023), in short-lived species, such as most long-distance migrat</w:t>
      </w:r>
      <w:r>
        <w:rPr>
          <w:rFonts w:ascii="Times New Roman" w:hAnsi="Times New Roman"/>
        </w:rPr>
        <w:t>ory</w:t>
      </w:r>
      <w:r w:rsidRPr="001D3759">
        <w:rPr>
          <w:rFonts w:ascii="Times New Roman" w:hAnsi="Times New Roman"/>
        </w:rPr>
        <w:t xml:space="preserve"> passerines, population growth is mainly attributed to recruitment (Dale</w:t>
      </w:r>
      <w:r>
        <w:rPr>
          <w:rFonts w:ascii="Times New Roman" w:hAnsi="Times New Roman"/>
        </w:rPr>
        <w:t xml:space="preserve"> 2001,</w:t>
      </w:r>
      <w:r w:rsidRPr="001D3759">
        <w:rPr>
          <w:rFonts w:ascii="Times New Roman" w:hAnsi="Times New Roman"/>
        </w:rPr>
        <w:t xml:space="preserve"> Border et al. 2017). First-year survival used in this study is based on a small dataset of marked juveniles of the pilot translocation study including two subsequent release years. Differences in return rates, ranging between 14% and more than 30% for first</w:t>
      </w:r>
      <w:r>
        <w:rPr>
          <w:rFonts w:ascii="Times New Roman" w:hAnsi="Times New Roman"/>
        </w:rPr>
        <w:t>-year males (</w:t>
      </w:r>
      <w:proofErr w:type="spellStart"/>
      <w:r>
        <w:rPr>
          <w:rFonts w:ascii="Times New Roman" w:hAnsi="Times New Roman"/>
        </w:rPr>
        <w:t>Morkvėnas</w:t>
      </w:r>
      <w:proofErr w:type="spellEnd"/>
      <w:r>
        <w:rPr>
          <w:rFonts w:ascii="Times New Roman" w:hAnsi="Times New Roman"/>
        </w:rPr>
        <w:t xml:space="preserve"> et al.</w:t>
      </w:r>
      <w:r w:rsidRPr="001D3759">
        <w:rPr>
          <w:rFonts w:ascii="Times New Roman" w:hAnsi="Times New Roman"/>
        </w:rPr>
        <w:t xml:space="preserve"> 2025) suggest that first-year apparent survival may be highly variable in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1D3759">
        <w:rPr>
          <w:rFonts w:ascii="Times New Roman" w:hAnsi="Times New Roman"/>
        </w:rPr>
        <w:t xml:space="preserve">. </w:t>
      </w:r>
      <w:commentRangeStart w:id="1144"/>
      <w:r w:rsidRPr="001D3759">
        <w:rPr>
          <w:rFonts w:ascii="Times New Roman" w:hAnsi="Times New Roman"/>
        </w:rPr>
        <w:t xml:space="preserve">Mortality in migrants can be highly affected by </w:t>
      </w:r>
      <w:ins w:id="1145" w:author="Susanne" w:date="2025-10-01T16:23:00Z">
        <w:r w:rsidR="00B13C4B">
          <w:rPr>
            <w:rFonts w:ascii="Times New Roman" w:hAnsi="Times New Roman"/>
          </w:rPr>
          <w:t xml:space="preserve">weather </w:t>
        </w:r>
      </w:ins>
      <w:r w:rsidRPr="001D3759">
        <w:rPr>
          <w:rFonts w:ascii="Times New Roman" w:hAnsi="Times New Roman"/>
        </w:rPr>
        <w:t>conditions on wintering grounds and during migration and therefore vary by year</w:t>
      </w:r>
      <w:r>
        <w:rPr>
          <w:rFonts w:ascii="Times New Roman" w:hAnsi="Times New Roman"/>
        </w:rPr>
        <w:t xml:space="preserve"> (Johnston et al. 2016)</w:t>
      </w:r>
      <w:r w:rsidRPr="001D3759">
        <w:rPr>
          <w:rFonts w:ascii="Times New Roman" w:hAnsi="Times New Roman"/>
        </w:rPr>
        <w:t xml:space="preserve">. </w:t>
      </w:r>
      <w:commentRangeEnd w:id="1144"/>
      <w:r w:rsidR="00074562">
        <w:rPr>
          <w:rStyle w:val="CommentReference"/>
          <w:szCs w:val="20"/>
        </w:rPr>
        <w:commentReference w:id="1144"/>
      </w:r>
      <w:r w:rsidRPr="001D3759">
        <w:rPr>
          <w:rFonts w:ascii="Times New Roman" w:hAnsi="Times New Roman"/>
        </w:rPr>
        <w:t xml:space="preserve">In </w:t>
      </w:r>
      <w:r w:rsidRPr="0000725C">
        <w:rPr>
          <w:rFonts w:ascii="Times New Roman" w:hAnsi="Times New Roman"/>
          <w:i/>
          <w:iCs/>
        </w:rPr>
        <w:t xml:space="preserve">Acrocephalus </w:t>
      </w:r>
      <w:proofErr w:type="spellStart"/>
      <w:r w:rsidRPr="0000725C">
        <w:rPr>
          <w:rFonts w:ascii="Times New Roman" w:hAnsi="Times New Roman"/>
          <w:i/>
          <w:iCs/>
        </w:rPr>
        <w:t>schoenobaenus</w:t>
      </w:r>
      <w:proofErr w:type="spellEnd"/>
      <w:r w:rsidRPr="002B5E67">
        <w:rPr>
          <w:rFonts w:ascii="Times New Roman" w:hAnsi="Times New Roman"/>
        </w:rPr>
        <w:t xml:space="preserve"> </w:t>
      </w:r>
      <w:r>
        <w:rPr>
          <w:rFonts w:ascii="Times New Roman" w:hAnsi="Times New Roman"/>
        </w:rPr>
        <w:t>(</w:t>
      </w:r>
      <w:r w:rsidRPr="001D3759">
        <w:rPr>
          <w:rFonts w:ascii="Times New Roman" w:hAnsi="Times New Roman"/>
        </w:rPr>
        <w:t>Sedge Warbler</w:t>
      </w:r>
      <w:r>
        <w:rPr>
          <w:rFonts w:ascii="Times New Roman" w:hAnsi="Times New Roman"/>
        </w:rPr>
        <w:t>)</w:t>
      </w:r>
      <w:r w:rsidRPr="001D3759">
        <w:rPr>
          <w:rFonts w:ascii="Times New Roman" w:hAnsi="Times New Roman"/>
        </w:rPr>
        <w:t>, survival and population changes were significantly related to rainfall at the win</w:t>
      </w:r>
      <w:r>
        <w:rPr>
          <w:rFonts w:ascii="Times New Roman" w:hAnsi="Times New Roman"/>
        </w:rPr>
        <w:t>tering site (Peach et al. 1991, Ockendon et al.</w:t>
      </w:r>
      <w:r w:rsidRPr="001D3759">
        <w:rPr>
          <w:rFonts w:ascii="Times New Roman" w:hAnsi="Times New Roman"/>
        </w:rPr>
        <w:t xml:space="preserve"> 2014</w:t>
      </w:r>
      <w:r>
        <w:rPr>
          <w:rFonts w:ascii="Times New Roman" w:hAnsi="Times New Roman"/>
        </w:rPr>
        <w:t xml:space="preserve">). Higher survival in </w:t>
      </w:r>
      <w:r>
        <w:rPr>
          <w:rFonts w:ascii="Times New Roman" w:hAnsi="Times New Roman"/>
          <w:i/>
          <w:iCs/>
        </w:rPr>
        <w:t xml:space="preserve">A. </w:t>
      </w:r>
      <w:proofErr w:type="spellStart"/>
      <w:r>
        <w:rPr>
          <w:rFonts w:ascii="Times New Roman" w:hAnsi="Times New Roman"/>
          <w:i/>
          <w:iCs/>
        </w:rPr>
        <w:t>scirpaceus</w:t>
      </w:r>
      <w:proofErr w:type="spellEnd"/>
      <w:r>
        <w:rPr>
          <w:rFonts w:ascii="Times New Roman" w:hAnsi="Times New Roman"/>
        </w:rPr>
        <w:t xml:space="preserve"> (Common Reed Warbler) was associated with more precipitation at the stopover sites in Spain and Morocco (</w:t>
      </w:r>
      <w:r w:rsidRPr="001D3759">
        <w:rPr>
          <w:rFonts w:ascii="Times New Roman" w:hAnsi="Times New Roman"/>
        </w:rPr>
        <w:t xml:space="preserve">Halupka et al. 2017). </w:t>
      </w:r>
      <w:del w:id="1146" w:author="Steffen Oppel" w:date="2025-10-07T10:00:00Z" w16du:dateUtc="2025-10-07T08:00:00Z">
        <w:r w:rsidRPr="00391AB0" w:rsidDel="00493D37">
          <w:rPr>
            <w:rFonts w:ascii="Times New Roman" w:hAnsi="Times New Roman"/>
            <w:i/>
          </w:rPr>
          <w:delText xml:space="preserve">Acrocephalus </w:delText>
        </w:r>
      </w:del>
      <w:ins w:id="1147" w:author="Steffen Oppel" w:date="2025-10-07T10:00:00Z" w16du:dateUtc="2025-10-07T08:00:00Z">
        <w:r w:rsidR="00493D37" w:rsidRPr="00391AB0">
          <w:rPr>
            <w:rFonts w:ascii="Times New Roman" w:hAnsi="Times New Roman"/>
            <w:i/>
          </w:rPr>
          <w:t>A</w:t>
        </w:r>
        <w:r w:rsidR="00493D37">
          <w:rPr>
            <w:rFonts w:ascii="Times New Roman" w:hAnsi="Times New Roman"/>
            <w:i/>
          </w:rPr>
          <w:t>.</w:t>
        </w:r>
        <w:r w:rsidR="00493D37"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color w:val="000000"/>
        </w:rPr>
        <w:t>are insectivores and accumulate fat deposits for migration (</w:t>
      </w:r>
      <w:proofErr w:type="spellStart"/>
      <w:r>
        <w:rPr>
          <w:rFonts w:ascii="Times New Roman" w:hAnsi="Times New Roman"/>
        </w:rPr>
        <w:t>Kerbiriou</w:t>
      </w:r>
      <w:proofErr w:type="spellEnd"/>
      <w:r>
        <w:rPr>
          <w:rFonts w:ascii="Times New Roman" w:hAnsi="Times New Roman"/>
        </w:rPr>
        <w:t xml:space="preserve"> et al.</w:t>
      </w:r>
      <w:r w:rsidRPr="001D3759">
        <w:rPr>
          <w:rFonts w:ascii="Times New Roman" w:hAnsi="Times New Roman"/>
        </w:rPr>
        <w:t xml:space="preserve"> 2010</w:t>
      </w:r>
      <w:r w:rsidRPr="001D3759">
        <w:rPr>
          <w:rFonts w:ascii="Times New Roman" w:hAnsi="Times New Roman"/>
          <w:color w:val="000000"/>
        </w:rPr>
        <w:t>)</w:t>
      </w:r>
      <w:ins w:id="1148" w:author="Steffen Oppel" w:date="2025-10-07T10:04:00Z" w16du:dateUtc="2025-10-07T08:04:00Z">
        <w:r w:rsidR="00097027">
          <w:rPr>
            <w:rFonts w:ascii="Times New Roman" w:hAnsi="Times New Roman"/>
            <w:color w:val="000000"/>
          </w:rPr>
          <w:t xml:space="preserve">, but also </w:t>
        </w:r>
      </w:ins>
      <w:del w:id="1149" w:author="Steffen Oppel" w:date="2025-10-07T10:04:00Z" w16du:dateUtc="2025-10-07T08:04:00Z">
        <w:r w:rsidRPr="001D3759" w:rsidDel="00097027">
          <w:rPr>
            <w:rFonts w:ascii="Times New Roman" w:hAnsi="Times New Roman"/>
            <w:color w:val="000000"/>
          </w:rPr>
          <w:delText xml:space="preserve">. Because they need to refuel en-route, they </w:delText>
        </w:r>
      </w:del>
      <w:r w:rsidRPr="001D3759">
        <w:rPr>
          <w:rFonts w:ascii="Times New Roman" w:hAnsi="Times New Roman"/>
          <w:color w:val="000000"/>
        </w:rPr>
        <w:t xml:space="preserve">rely on </w:t>
      </w:r>
      <w:ins w:id="1150" w:author="Susanne" w:date="2025-10-02T09:38:00Z">
        <w:r w:rsidR="002212BE">
          <w:rPr>
            <w:rFonts w:ascii="Times New Roman" w:hAnsi="Times New Roman"/>
            <w:color w:val="000000"/>
          </w:rPr>
          <w:t xml:space="preserve">fen mires </w:t>
        </w:r>
      </w:ins>
      <w:ins w:id="1151" w:author="Susanne" w:date="2025-10-02T09:42:00Z">
        <w:r w:rsidR="002212BE">
          <w:rPr>
            <w:rFonts w:ascii="Times New Roman" w:hAnsi="Times New Roman"/>
            <w:color w:val="000000"/>
          </w:rPr>
          <w:t xml:space="preserve">and coastal marshes </w:t>
        </w:r>
      </w:ins>
      <w:ins w:id="1152" w:author="Susanne" w:date="2025-10-02T09:38:00Z">
        <w:r w:rsidR="002212BE">
          <w:rPr>
            <w:rFonts w:ascii="Times New Roman" w:hAnsi="Times New Roman"/>
            <w:color w:val="000000"/>
          </w:rPr>
          <w:t xml:space="preserve">that provide </w:t>
        </w:r>
      </w:ins>
      <w:ins w:id="1153" w:author="Susanne" w:date="2025-10-02T09:39:00Z">
        <w:r w:rsidR="002212BE">
          <w:rPr>
            <w:rFonts w:ascii="Times New Roman" w:hAnsi="Times New Roman"/>
            <w:color w:val="000000"/>
          </w:rPr>
          <w:t xml:space="preserve">high availability of preferred </w:t>
        </w:r>
      </w:ins>
      <w:r w:rsidRPr="001D3759">
        <w:rPr>
          <w:rFonts w:ascii="Times New Roman" w:hAnsi="Times New Roman"/>
          <w:color w:val="000000"/>
        </w:rPr>
        <w:t xml:space="preserve">food </w:t>
      </w:r>
      <w:del w:id="1154" w:author="Susanne" w:date="2025-10-02T09:39:00Z">
        <w:r w:rsidRPr="001D3759" w:rsidDel="002212BE">
          <w:rPr>
            <w:rFonts w:ascii="Times New Roman" w:hAnsi="Times New Roman"/>
            <w:color w:val="000000"/>
          </w:rPr>
          <w:delText xml:space="preserve">availability </w:delText>
        </w:r>
      </w:del>
      <w:r w:rsidRPr="001D3759">
        <w:rPr>
          <w:rFonts w:ascii="Times New Roman" w:hAnsi="Times New Roman"/>
          <w:color w:val="000000"/>
        </w:rPr>
        <w:t xml:space="preserve">at </w:t>
      </w:r>
      <w:ins w:id="1155" w:author="Susanne" w:date="2025-10-02T09:50:00Z">
        <w:del w:id="1156" w:author="Steffen Oppel" w:date="2025-10-07T10:05:00Z" w16du:dateUtc="2025-10-07T08:05:00Z">
          <w:r w:rsidR="00E03610" w:rsidDel="00955312">
            <w:rPr>
              <w:rFonts w:ascii="Times New Roman" w:hAnsi="Times New Roman"/>
              <w:color w:val="000000"/>
            </w:rPr>
            <w:delText xml:space="preserve">key </w:delText>
          </w:r>
        </w:del>
      </w:ins>
      <w:commentRangeStart w:id="1157"/>
      <w:commentRangeStart w:id="1158"/>
      <w:del w:id="1159" w:author="Steffen Oppel" w:date="2025-10-07T10:05:00Z" w16du:dateUtc="2025-10-07T08:05:00Z">
        <w:r w:rsidRPr="001D3759" w:rsidDel="00955312">
          <w:rPr>
            <w:rFonts w:ascii="Times New Roman" w:hAnsi="Times New Roman"/>
            <w:color w:val="000000"/>
          </w:rPr>
          <w:delText>stopover</w:delText>
        </w:r>
      </w:del>
      <w:ins w:id="1160" w:author="Steffen Oppel" w:date="2025-10-07T10:05:00Z" w16du:dateUtc="2025-10-07T08:05:00Z">
        <w:r w:rsidR="00563EE5">
          <w:rPr>
            <w:rFonts w:ascii="Times New Roman" w:hAnsi="Times New Roman"/>
            <w:color w:val="000000"/>
          </w:rPr>
          <w:t xml:space="preserve"> </w:t>
        </w:r>
        <w:r w:rsidR="00955312">
          <w:rPr>
            <w:rFonts w:ascii="Times New Roman" w:hAnsi="Times New Roman"/>
            <w:color w:val="000000"/>
          </w:rPr>
          <w:t>refueling</w:t>
        </w:r>
      </w:ins>
      <w:r w:rsidRPr="001D3759">
        <w:rPr>
          <w:rFonts w:ascii="Times New Roman" w:hAnsi="Times New Roman"/>
          <w:color w:val="000000"/>
        </w:rPr>
        <w:t xml:space="preserve"> sites</w:t>
      </w:r>
      <w:ins w:id="1161" w:author="Susanne" w:date="2025-10-02T10:38:00Z">
        <w:r w:rsidR="00A81179">
          <w:rPr>
            <w:rFonts w:ascii="Times New Roman" w:hAnsi="Times New Roman"/>
            <w:color w:val="000000"/>
          </w:rPr>
          <w:t>, e.g.</w:t>
        </w:r>
      </w:ins>
      <w:ins w:id="1162" w:author="Susanne" w:date="2025-10-01T16:38:00Z">
        <w:r w:rsidR="00E52B76">
          <w:rPr>
            <w:rFonts w:ascii="Times New Roman" w:hAnsi="Times New Roman"/>
            <w:color w:val="000000"/>
          </w:rPr>
          <w:t xml:space="preserve"> in France</w:t>
        </w:r>
      </w:ins>
      <w:r w:rsidRPr="001D3759">
        <w:rPr>
          <w:rFonts w:ascii="Times New Roman" w:hAnsi="Times New Roman"/>
          <w:color w:val="000000"/>
        </w:rPr>
        <w:t xml:space="preserve"> </w:t>
      </w:r>
      <w:commentRangeEnd w:id="1157"/>
      <w:r w:rsidR="00074562">
        <w:rPr>
          <w:rStyle w:val="CommentReference"/>
          <w:szCs w:val="20"/>
        </w:rPr>
        <w:commentReference w:id="1157"/>
      </w:r>
      <w:commentRangeEnd w:id="1158"/>
      <w:r w:rsidR="00AE205C">
        <w:rPr>
          <w:rStyle w:val="CommentReference"/>
          <w:szCs w:val="20"/>
        </w:rPr>
        <w:commentReference w:id="1158"/>
      </w:r>
      <w:r w:rsidRPr="001D3759">
        <w:rPr>
          <w:rFonts w:ascii="Times New Roman" w:hAnsi="Times New Roman"/>
          <w:color w:val="000000"/>
        </w:rPr>
        <w:t>(</w:t>
      </w:r>
      <w:proofErr w:type="spellStart"/>
      <w:r w:rsidRPr="001D3759">
        <w:rPr>
          <w:rFonts w:ascii="Times New Roman" w:hAnsi="Times New Roman"/>
        </w:rPr>
        <w:t>Kerbiriou</w:t>
      </w:r>
      <w:proofErr w:type="spellEnd"/>
      <w:r w:rsidRPr="001D3759">
        <w:rPr>
          <w:rFonts w:ascii="Times New Roman" w:hAnsi="Times New Roman"/>
        </w:rPr>
        <w:t xml:space="preserve"> et al. 2010</w:t>
      </w:r>
      <w:del w:id="1164" w:author="Susanne" w:date="2025-10-02T09:35:00Z">
        <w:r w:rsidDel="00824855">
          <w:rPr>
            <w:rFonts w:ascii="Times New Roman" w:hAnsi="Times New Roman"/>
          </w:rPr>
          <w:delText>,</w:delText>
        </w:r>
        <w:r w:rsidRPr="001D3759" w:rsidDel="00824855">
          <w:rPr>
            <w:rFonts w:ascii="Times New Roman" w:hAnsi="Times New Roman"/>
            <w:color w:val="000000"/>
          </w:rPr>
          <w:delText xml:space="preserve"> </w:delText>
        </w:r>
        <w:r w:rsidRPr="001D3759" w:rsidDel="00824855">
          <w:rPr>
            <w:rFonts w:ascii="Times New Roman" w:hAnsi="Times New Roman"/>
          </w:rPr>
          <w:delText>Vickery et al. 20</w:delText>
        </w:r>
        <w:r w:rsidDel="00824855">
          <w:rPr>
            <w:rFonts w:ascii="Times New Roman" w:hAnsi="Times New Roman"/>
          </w:rPr>
          <w:delText>23</w:delText>
        </w:r>
      </w:del>
      <w:r w:rsidRPr="00E03610">
        <w:rPr>
          <w:rFonts w:ascii="Times New Roman" w:hAnsi="Times New Roman"/>
          <w:color w:val="000000"/>
        </w:rPr>
        <w:t>).</w:t>
      </w:r>
      <w:r w:rsidRPr="00E03610">
        <w:rPr>
          <w:rFonts w:ascii="Times New Roman" w:hAnsi="Times New Roman"/>
        </w:rPr>
        <w:t xml:space="preserve"> </w:t>
      </w:r>
      <w:ins w:id="1165" w:author="Steffen Oppel" w:date="2025-10-07T10:07:00Z" w16du:dateUtc="2025-10-07T08:07:00Z">
        <w:r w:rsidR="00E12144">
          <w:rPr>
            <w:rFonts w:ascii="Times New Roman" w:hAnsi="Times New Roman"/>
          </w:rPr>
          <w:t>Because many of the prefe</w:t>
        </w:r>
      </w:ins>
      <w:ins w:id="1166" w:author="Steffen Oppel" w:date="2025-10-07T10:08:00Z" w16du:dateUtc="2025-10-07T08:08:00Z">
        <w:r w:rsidR="00E12144">
          <w:rPr>
            <w:rFonts w:ascii="Times New Roman" w:hAnsi="Times New Roman"/>
          </w:rPr>
          <w:t xml:space="preserve">rred food </w:t>
        </w:r>
        <w:r w:rsidR="00105633">
          <w:rPr>
            <w:rFonts w:ascii="Times New Roman" w:hAnsi="Times New Roman"/>
          </w:rPr>
          <w:t xml:space="preserve">organisms are semi-aquatic invertebrates, </w:t>
        </w:r>
      </w:ins>
      <w:ins w:id="1167" w:author="Steffen Oppel" w:date="2025-10-07T10:07:00Z" w16du:dateUtc="2025-10-07T08:07:00Z">
        <w:r w:rsidR="002F269F">
          <w:rPr>
            <w:rFonts w:ascii="Times New Roman" w:hAnsi="Times New Roman"/>
          </w:rPr>
          <w:t xml:space="preserve">food availability for refueling </w:t>
        </w:r>
      </w:ins>
      <w:ins w:id="1168" w:author="Steffen Oppel" w:date="2025-10-07T10:08:00Z" w16du:dateUtc="2025-10-07T08:08:00Z">
        <w:r w:rsidR="00105633">
          <w:rPr>
            <w:rFonts w:ascii="Times New Roman" w:hAnsi="Times New Roman"/>
          </w:rPr>
          <w:t>likely</w:t>
        </w:r>
      </w:ins>
      <w:ins w:id="1169" w:author="Steffen Oppel" w:date="2025-10-07T10:07:00Z" w16du:dateUtc="2025-10-07T08:07:00Z">
        <w:r w:rsidR="002F269F">
          <w:rPr>
            <w:rFonts w:ascii="Times New Roman" w:hAnsi="Times New Roman"/>
          </w:rPr>
          <w:t xml:space="preserve"> depend</w:t>
        </w:r>
      </w:ins>
      <w:ins w:id="1170" w:author="Steffen Oppel" w:date="2025-10-07T10:09:00Z" w16du:dateUtc="2025-10-07T08:09:00Z">
        <w:r w:rsidR="00105633">
          <w:rPr>
            <w:rFonts w:ascii="Times New Roman" w:hAnsi="Times New Roman"/>
          </w:rPr>
          <w:t>s</w:t>
        </w:r>
      </w:ins>
      <w:ins w:id="1171" w:author="Steffen Oppel" w:date="2025-10-07T10:07:00Z" w16du:dateUtc="2025-10-07T08:07:00Z">
        <w:r w:rsidR="002F269F">
          <w:rPr>
            <w:rFonts w:ascii="Times New Roman" w:hAnsi="Times New Roman"/>
          </w:rPr>
          <w:t xml:space="preserve"> on water availability</w:t>
        </w:r>
      </w:ins>
      <w:ins w:id="1172" w:author="Steffen Oppel" w:date="2025-10-07T10:09:00Z" w16du:dateUtc="2025-10-07T08:09:00Z">
        <w:r w:rsidR="00105633">
          <w:rPr>
            <w:rFonts w:ascii="Times New Roman" w:hAnsi="Times New Roman"/>
          </w:rPr>
          <w:t xml:space="preserve"> and rainfall. </w:t>
        </w:r>
      </w:ins>
      <w:ins w:id="1173" w:author="Susanne" w:date="2025-10-02T09:51:00Z">
        <w:del w:id="1174" w:author="Steffen Oppel" w:date="2025-10-07T10:01:00Z" w16du:dateUtc="2025-10-07T08:01:00Z">
          <w:r w:rsidR="00E03610" w:rsidDel="006F583C">
            <w:rPr>
              <w:rFonts w:ascii="Times New Roman" w:hAnsi="Times New Roman"/>
            </w:rPr>
            <w:delText>W</w:delText>
          </w:r>
        </w:del>
      </w:ins>
      <w:ins w:id="1175" w:author="Susanne" w:date="2025-10-02T09:52:00Z">
        <w:del w:id="1176" w:author="Steffen Oppel" w:date="2025-10-07T10:01:00Z" w16du:dateUtc="2025-10-07T08:01:00Z">
          <w:r w:rsidR="00E03610" w:rsidDel="006F583C">
            <w:rPr>
              <w:rFonts w:ascii="Times New Roman" w:hAnsi="Times New Roman"/>
            </w:rPr>
            <w:delText>ater supply and r</w:delText>
          </w:r>
        </w:del>
        <w:del w:id="1177" w:author="Steffen Oppel" w:date="2025-10-07T10:06:00Z" w16du:dateUtc="2025-10-07T08:06:00Z">
          <w:r w:rsidR="00E03610" w:rsidDel="004421DC">
            <w:rPr>
              <w:rFonts w:ascii="Times New Roman" w:hAnsi="Times New Roman"/>
            </w:rPr>
            <w:delText>ainfall ha</w:delText>
          </w:r>
        </w:del>
        <w:del w:id="1178" w:author="Steffen Oppel" w:date="2025-10-07T10:01:00Z" w16du:dateUtc="2025-10-07T08:01:00Z">
          <w:r w:rsidR="00E03610" w:rsidDel="006F583C">
            <w:rPr>
              <w:rFonts w:ascii="Times New Roman" w:hAnsi="Times New Roman"/>
            </w:rPr>
            <w:delText>s</w:delText>
          </w:r>
        </w:del>
        <w:del w:id="1179" w:author="Steffen Oppel" w:date="2025-10-07T10:06:00Z" w16du:dateUtc="2025-10-07T08:06:00Z">
          <w:r w:rsidR="00E03610" w:rsidDel="004421DC">
            <w:rPr>
              <w:rFonts w:ascii="Times New Roman" w:hAnsi="Times New Roman"/>
            </w:rPr>
            <w:delText xml:space="preserve"> a</w:delText>
          </w:r>
        </w:del>
      </w:ins>
      <w:ins w:id="1180" w:author="Susanne" w:date="2025-10-02T09:53:00Z">
        <w:del w:id="1181" w:author="Steffen Oppel" w:date="2025-10-07T10:06:00Z" w16du:dateUtc="2025-10-07T08:06:00Z">
          <w:r w:rsidR="00E03610" w:rsidDel="004421DC">
            <w:rPr>
              <w:rFonts w:ascii="Times New Roman" w:hAnsi="Times New Roman"/>
            </w:rPr>
            <w:delText xml:space="preserve"> crucial effect o</w:delText>
          </w:r>
        </w:del>
        <w:del w:id="1182" w:author="Steffen Oppel" w:date="2025-10-07T10:01:00Z" w16du:dateUtc="2025-10-07T08:01:00Z">
          <w:r w:rsidR="00E03610" w:rsidDel="006F583C">
            <w:rPr>
              <w:rFonts w:ascii="Times New Roman" w:hAnsi="Times New Roman"/>
            </w:rPr>
            <w:delText>f</w:delText>
          </w:r>
        </w:del>
        <w:del w:id="1183" w:author="Steffen Oppel" w:date="2025-10-07T10:06:00Z" w16du:dateUtc="2025-10-07T08:06:00Z">
          <w:r w:rsidR="00E03610" w:rsidDel="004421DC">
            <w:rPr>
              <w:rFonts w:ascii="Times New Roman" w:hAnsi="Times New Roman"/>
            </w:rPr>
            <w:delText xml:space="preserve"> arthropod abundance and </w:delText>
          </w:r>
        </w:del>
      </w:ins>
      <w:del w:id="1184" w:author="Steffen Oppel" w:date="2025-10-07T10:06:00Z" w16du:dateUtc="2025-10-07T08:06:00Z">
        <w:r w:rsidRPr="00E03610" w:rsidDel="004421DC">
          <w:rPr>
            <w:rFonts w:ascii="Times New Roman" w:hAnsi="Times New Roman"/>
          </w:rPr>
          <w:lastRenderedPageBreak/>
          <w:delText>C</w:delText>
        </w:r>
      </w:del>
      <w:ins w:id="1185" w:author="Susanne" w:date="2025-10-02T09:53:00Z">
        <w:del w:id="1186" w:author="Steffen Oppel" w:date="2025-10-07T10:05:00Z" w16du:dateUtc="2025-10-07T08:05:00Z">
          <w:r w:rsidR="00E03610" w:rsidDel="00563EE5">
            <w:rPr>
              <w:rFonts w:ascii="Times New Roman" w:hAnsi="Times New Roman"/>
            </w:rPr>
            <w:delText>c</w:delText>
          </w:r>
        </w:del>
      </w:ins>
      <w:del w:id="1187" w:author="Steffen Oppel" w:date="2025-10-07T10:05:00Z" w16du:dateUtc="2025-10-07T08:05:00Z">
        <w:r w:rsidRPr="00E03610" w:rsidDel="00563EE5">
          <w:rPr>
            <w:rFonts w:ascii="Times New Roman" w:hAnsi="Times New Roman"/>
          </w:rPr>
          <w:delText>arry</w:delText>
        </w:r>
        <w:r w:rsidR="00B13C4B" w:rsidDel="00563EE5">
          <w:rPr>
            <w:rFonts w:ascii="Times New Roman" w:hAnsi="Times New Roman"/>
          </w:rPr>
          <w:delText>-</w:delText>
        </w:r>
        <w:r w:rsidRPr="001D3759" w:rsidDel="00563EE5">
          <w:rPr>
            <w:rFonts w:ascii="Times New Roman" w:hAnsi="Times New Roman"/>
          </w:rPr>
          <w:delText xml:space="preserve">over effects may translate adverse conditions during non-breeding periods to lower reproduction in the subsequent year (Finch et al. 2014). </w:delText>
        </w:r>
      </w:del>
      <w:r w:rsidRPr="001D3759">
        <w:rPr>
          <w:rFonts w:ascii="Times New Roman" w:hAnsi="Times New Roman"/>
        </w:rPr>
        <w:t xml:space="preserve">A recent study discovered long stopover durations of </w:t>
      </w:r>
      <w:del w:id="1188" w:author="Steffen Oppel" w:date="2025-10-07T10:02:00Z" w16du:dateUtc="2025-10-07T08:02:00Z">
        <w:r w:rsidRPr="00391AB0" w:rsidDel="00E75B6C">
          <w:rPr>
            <w:rFonts w:ascii="Times New Roman" w:hAnsi="Times New Roman"/>
            <w:i/>
          </w:rPr>
          <w:delText xml:space="preserve">Acrocephalus </w:delText>
        </w:r>
      </w:del>
      <w:ins w:id="1189" w:author="Steffen Oppel" w:date="2025-10-07T10:02:00Z" w16du:dateUtc="2025-10-07T08:02:00Z">
        <w:r w:rsidR="00E75B6C" w:rsidRPr="00391AB0">
          <w:rPr>
            <w:rFonts w:ascii="Times New Roman" w:hAnsi="Times New Roman"/>
            <w:i/>
          </w:rPr>
          <w:t>A</w:t>
        </w:r>
        <w:r w:rsidR="00E75B6C">
          <w:rPr>
            <w:rFonts w:ascii="Times New Roman" w:hAnsi="Times New Roman"/>
            <w:i/>
          </w:rPr>
          <w:t>.</w:t>
        </w:r>
        <w:r w:rsidR="00E75B6C"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rPr>
        <w:t xml:space="preserve">in coastal wetlands of Morocco and Algeria during spring migration, indicating the importance of these sites in determining return rate to the breeding site, but habitat conditions and management options at these stopover sites remain unclear (Flade et al. 2023). This highlights the need for international efforts to identify and protect suitable habitats outside the breeding sites for </w:t>
      </w:r>
      <w:del w:id="1190" w:author="Steffen Oppel" w:date="2025-10-07T10:02:00Z" w16du:dateUtc="2025-10-07T08:02:00Z">
        <w:r w:rsidRPr="00391AB0" w:rsidDel="00BF18B5">
          <w:rPr>
            <w:rFonts w:ascii="Times New Roman" w:hAnsi="Times New Roman"/>
            <w:i/>
          </w:rPr>
          <w:delText xml:space="preserve">Acrocephalus </w:delText>
        </w:r>
      </w:del>
      <w:ins w:id="1191" w:author="Steffen Oppel" w:date="2025-10-07T10:02:00Z" w16du:dateUtc="2025-10-07T08:02: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rPr>
        <w:t>to increase survival.</w:t>
      </w:r>
    </w:p>
    <w:p w14:paraId="48503A5E" w14:textId="0B5280F8" w:rsidR="00182EAC" w:rsidRDefault="00A5014A" w:rsidP="00C57B45">
      <w:pPr>
        <w:spacing w:after="0" w:line="480" w:lineRule="auto"/>
        <w:jc w:val="both"/>
        <w:rPr>
          <w:ins w:id="1192" w:author="Susanne" w:date="2025-10-01T16:57:00Z"/>
          <w:rFonts w:ascii="Times New Roman" w:hAnsi="Times New Roman"/>
        </w:rPr>
      </w:pPr>
      <w:r w:rsidRPr="001D3759">
        <w:rPr>
          <w:rFonts w:ascii="Times New Roman" w:hAnsi="Times New Roman"/>
        </w:rPr>
        <w:t>Female apparent annual adult survival probability is extremely difficult to quantify due to the low detection probability of females owing to their secretive behavior (</w:t>
      </w:r>
      <w:r w:rsidRPr="001D3759">
        <w:rPr>
          <w:rFonts w:ascii="Times New Roman" w:hAnsi="Times New Roman"/>
          <w:color w:val="000000"/>
        </w:rPr>
        <w:t>Schulze-Hagen et al. 1999</w:t>
      </w:r>
      <w:r>
        <w:rPr>
          <w:rFonts w:ascii="Times New Roman" w:hAnsi="Times New Roman"/>
          <w:color w:val="000000"/>
        </w:rPr>
        <w:t>,</w:t>
      </w:r>
      <w:r w:rsidRPr="001D3759">
        <w:rPr>
          <w:rFonts w:ascii="Times New Roman" w:hAnsi="Times New Roman"/>
        </w:rPr>
        <w:t xml:space="preserve"> </w:t>
      </w:r>
      <w:proofErr w:type="spellStart"/>
      <w:r w:rsidRPr="001D3759">
        <w:rPr>
          <w:rFonts w:ascii="Times New Roman" w:hAnsi="Times New Roman"/>
        </w:rPr>
        <w:t>Dyrcz</w:t>
      </w:r>
      <w:proofErr w:type="spellEnd"/>
      <w:r w:rsidRPr="001D3759">
        <w:rPr>
          <w:rFonts w:ascii="Times New Roman" w:hAnsi="Times New Roman"/>
          <w:color w:val="000000"/>
        </w:rPr>
        <w:t xml:space="preserve"> et al. 2018</w:t>
      </w:r>
      <w:r w:rsidRPr="001D3759">
        <w:rPr>
          <w:rFonts w:ascii="Times New Roman" w:hAnsi="Times New Roman"/>
        </w:rPr>
        <w:t xml:space="preserve">). Breeding site fidelity is probably rather low in </w:t>
      </w:r>
      <w:del w:id="1193" w:author="Steffen Oppel" w:date="2025-10-07T10:02:00Z" w16du:dateUtc="2025-10-07T08:02:00Z">
        <w:r w:rsidRPr="00391AB0" w:rsidDel="00BF18B5">
          <w:rPr>
            <w:rFonts w:ascii="Times New Roman" w:hAnsi="Times New Roman"/>
            <w:i/>
          </w:rPr>
          <w:delText xml:space="preserve">Acrocephalus </w:delText>
        </w:r>
      </w:del>
      <w:ins w:id="1194" w:author="Steffen Oppel" w:date="2025-10-07T10:02:00Z" w16du:dateUtc="2025-10-07T08:02: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rPr>
        <w:t xml:space="preserve">and permanent emigration may contribute to the low apparent survival estimates for females (Kubacka et al. 2024). Natal dispersal, which is also usually female-biased in most passerine species (Dale 2001) may additionally reduce the recruitment at a given breeding site. A first-year return rate of 10% for females to the release site, observed in the pilot </w:t>
      </w:r>
      <w:del w:id="1195" w:author="Steffen Oppel" w:date="2025-10-07T10:02:00Z" w16du:dateUtc="2025-10-07T08:02:00Z">
        <w:r w:rsidRPr="00391AB0" w:rsidDel="00BF18B5">
          <w:rPr>
            <w:rFonts w:ascii="Times New Roman" w:hAnsi="Times New Roman"/>
            <w:i/>
          </w:rPr>
          <w:delText xml:space="preserve">Acrocephalus </w:delText>
        </w:r>
      </w:del>
      <w:del w:id="1196" w:author="Steffen Oppel" w:date="2025-10-07T10:12:00Z" w16du:dateUtc="2025-10-07T08:12:00Z">
        <w:r w:rsidRPr="00391AB0" w:rsidDel="000A25FC">
          <w:rPr>
            <w:rFonts w:ascii="Times New Roman" w:hAnsi="Times New Roman"/>
            <w:i/>
          </w:rPr>
          <w:delText xml:space="preserve">paludicola </w:delText>
        </w:r>
      </w:del>
      <w:r w:rsidRPr="001D3759">
        <w:rPr>
          <w:rFonts w:ascii="Times New Roman" w:hAnsi="Times New Roman"/>
        </w:rPr>
        <w:t>translocation study (</w:t>
      </w:r>
      <w:proofErr w:type="spellStart"/>
      <w:r w:rsidRPr="001D3759">
        <w:rPr>
          <w:rFonts w:ascii="Times New Roman" w:hAnsi="Times New Roman"/>
        </w:rPr>
        <w:t>Morkvėnas</w:t>
      </w:r>
      <w:proofErr w:type="spellEnd"/>
      <w:r w:rsidRPr="001D3759">
        <w:rPr>
          <w:rFonts w:ascii="Times New Roman" w:hAnsi="Times New Roman"/>
        </w:rPr>
        <w:t xml:space="preserve"> et al. 2025), is consistent with return rates reported for other migrant passerines (Grinkevich et al. 2009</w:t>
      </w:r>
      <w:r>
        <w:rPr>
          <w:rFonts w:ascii="Times New Roman" w:hAnsi="Times New Roman"/>
        </w:rPr>
        <w:t>, Johnston et al. 2016,</w:t>
      </w:r>
      <w:r w:rsidRPr="001D3759">
        <w:rPr>
          <w:rFonts w:ascii="Times New Roman" w:hAnsi="Times New Roman"/>
        </w:rPr>
        <w:t xml:space="preserve"> Border et al. 2017). After the first release, </w:t>
      </w:r>
      <w:r>
        <w:rPr>
          <w:rFonts w:ascii="Times New Roman" w:hAnsi="Times New Roman"/>
        </w:rPr>
        <w:t xml:space="preserve">the </w:t>
      </w:r>
      <w:r w:rsidRPr="001D3759">
        <w:rPr>
          <w:rFonts w:ascii="Times New Roman" w:hAnsi="Times New Roman"/>
        </w:rPr>
        <w:t>first-year return rate of males was remarkabl</w:t>
      </w:r>
      <w:r>
        <w:rPr>
          <w:rFonts w:ascii="Times New Roman" w:hAnsi="Times New Roman"/>
        </w:rPr>
        <w:t>y</w:t>
      </w:r>
      <w:r w:rsidRPr="001D3759">
        <w:rPr>
          <w:rFonts w:ascii="Times New Roman" w:hAnsi="Times New Roman"/>
        </w:rPr>
        <w:t xml:space="preserve"> high (&gt;30%), followed by a substantial population increase (</w:t>
      </w:r>
      <w:proofErr w:type="spellStart"/>
      <w:r w:rsidRPr="001D3759">
        <w:rPr>
          <w:rFonts w:ascii="Times New Roman" w:hAnsi="Times New Roman"/>
        </w:rPr>
        <w:t>Morkvėnas</w:t>
      </w:r>
      <w:proofErr w:type="spellEnd"/>
      <w:r w:rsidRPr="001D3759">
        <w:rPr>
          <w:rFonts w:ascii="Times New Roman" w:hAnsi="Times New Roman"/>
        </w:rPr>
        <w:t xml:space="preserve"> et al. 2025</w:t>
      </w:r>
      <w:r>
        <w:rPr>
          <w:rFonts w:ascii="Times New Roman" w:hAnsi="Times New Roman"/>
        </w:rPr>
        <w:t>), indicating that at least in years with high first-year survival, high population growth can be expected, possibly enough to compensate for years with lower first-year survival. However, the strong fluctuations in population size in Lithuania suggest that local population growth probably depends on immigration from other breeding sites (Border et al.</w:t>
      </w:r>
      <w:r w:rsidRPr="00A52DB7">
        <w:rPr>
          <w:rFonts w:ascii="Times New Roman" w:hAnsi="Times New Roman"/>
        </w:rPr>
        <w:t xml:space="preserve"> 2017). Apparent survival used in this study accounts for detection, but not for permanent emigration from the study site. Movements between breeding sites are </w:t>
      </w:r>
      <w:r>
        <w:rPr>
          <w:rFonts w:ascii="Times New Roman" w:hAnsi="Times New Roman"/>
        </w:rPr>
        <w:t>poor</w:t>
      </w:r>
      <w:r w:rsidRPr="00A52DB7">
        <w:rPr>
          <w:rFonts w:ascii="Times New Roman" w:hAnsi="Times New Roman"/>
        </w:rPr>
        <w:t xml:space="preserve">ly understood in </w:t>
      </w:r>
      <w:del w:id="1197" w:author="Steffen Oppel" w:date="2025-10-07T10:03:00Z" w16du:dateUtc="2025-10-07T08:03:00Z">
        <w:r w:rsidRPr="00391AB0" w:rsidDel="00BF18B5">
          <w:rPr>
            <w:rFonts w:ascii="Times New Roman" w:hAnsi="Times New Roman"/>
            <w:i/>
          </w:rPr>
          <w:delText xml:space="preserve">Acrocephalus </w:delText>
        </w:r>
      </w:del>
      <w:ins w:id="1198" w:author="Steffen Oppel" w:date="2025-10-07T10:03:00Z" w16du:dateUtc="2025-10-07T08:03: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A52DB7">
        <w:rPr>
          <w:rFonts w:ascii="Times New Roman" w:hAnsi="Times New Roman"/>
        </w:rPr>
        <w:t>, but must be sufficient to maintain constant gene flow (Kubacka et al. 2024</w:t>
      </w:r>
      <w:r>
        <w:rPr>
          <w:rFonts w:ascii="Times New Roman" w:hAnsi="Times New Roman"/>
        </w:rPr>
        <w:t>).</w:t>
      </w:r>
      <w:r>
        <w:rPr>
          <w:rFonts w:ascii="Times New Roman" w:hAnsi="Times New Roman"/>
          <w:lang w:val="en-GB"/>
        </w:rPr>
        <w:t xml:space="preserve"> Exchange </w:t>
      </w:r>
      <w:r>
        <w:rPr>
          <w:rFonts w:ascii="Times New Roman" w:hAnsi="Times New Roman"/>
          <w:lang w:val="en-GB"/>
        </w:rPr>
        <w:lastRenderedPageBreak/>
        <w:t>among Pomeranian breeding sites, both within and between breeding seasons was confirmed in the past (</w:t>
      </w:r>
      <w:proofErr w:type="spellStart"/>
      <w:r w:rsidRPr="00A52DB7">
        <w:rPr>
          <w:rFonts w:ascii="Times New Roman" w:hAnsi="Times New Roman"/>
        </w:rPr>
        <w:t>Dyrcz</w:t>
      </w:r>
      <w:proofErr w:type="spellEnd"/>
      <w:r w:rsidRPr="00A52DB7">
        <w:rPr>
          <w:rFonts w:ascii="Times New Roman" w:hAnsi="Times New Roman"/>
          <w:color w:val="000000"/>
        </w:rPr>
        <w:t xml:space="preserve"> et al. 2018</w:t>
      </w:r>
      <w:r>
        <w:rPr>
          <w:rFonts w:ascii="Times New Roman" w:hAnsi="Times New Roman"/>
        </w:rPr>
        <w:t xml:space="preserve">). </w:t>
      </w:r>
    </w:p>
    <w:p w14:paraId="3179F230" w14:textId="1A5BA185" w:rsidR="00A5014A" w:rsidRDefault="00A5014A" w:rsidP="00C57B45">
      <w:pPr>
        <w:spacing w:after="0" w:line="480" w:lineRule="auto"/>
        <w:jc w:val="both"/>
        <w:rPr>
          <w:rFonts w:ascii="Times New Roman" w:hAnsi="Times New Roman"/>
          <w:b/>
        </w:rPr>
      </w:pPr>
      <w:r>
        <w:rPr>
          <w:rFonts w:ascii="Times New Roman" w:hAnsi="Times New Roman"/>
        </w:rPr>
        <w:t>This connection between breeding sites is also needed to increase the available breeding area for the reinforced Pomeranian population, because a single site alone will not provide enough habitat (</w:t>
      </w:r>
      <w:r>
        <w:rPr>
          <w:rFonts w:ascii="Times New Roman" w:hAnsi="Times New Roman"/>
          <w:sz w:val="22"/>
          <w:szCs w:val="22"/>
        </w:rPr>
        <w:t xml:space="preserve">&gt; </w:t>
      </w:r>
      <w:r>
        <w:rPr>
          <w:rFonts w:ascii="Times New Roman" w:hAnsi="Times New Roman"/>
        </w:rPr>
        <w:t xml:space="preserve">1000 ha) for a stable population of at least 100 adult birds (Fig. 3; Fig. 4). Therefore, habitat restoration at all potential release sites and management that allows second broods are recommended even if survival can be improved. </w:t>
      </w:r>
    </w:p>
    <w:p w14:paraId="2E4CF248" w14:textId="77777777" w:rsidR="00A5014A" w:rsidRDefault="00A5014A">
      <w:pPr>
        <w:spacing w:after="0" w:line="480" w:lineRule="auto"/>
        <w:rPr>
          <w:rFonts w:ascii="Times New Roman" w:hAnsi="Times New Roman"/>
          <w:b/>
        </w:rPr>
      </w:pPr>
    </w:p>
    <w:p w14:paraId="58F77BA3" w14:textId="77777777" w:rsidR="00A5014A" w:rsidRDefault="00A5014A">
      <w:pPr>
        <w:spacing w:after="0" w:line="480" w:lineRule="auto"/>
        <w:rPr>
          <w:rFonts w:ascii="Times New Roman" w:hAnsi="Times New Roman"/>
        </w:rPr>
      </w:pPr>
      <w:r>
        <w:rPr>
          <w:rFonts w:ascii="Times New Roman" w:hAnsi="Times New Roman"/>
          <w:b/>
        </w:rPr>
        <w:t>Conclusions</w:t>
      </w:r>
    </w:p>
    <w:p w14:paraId="3A725A32" w14:textId="117C461E" w:rsidR="003161F9" w:rsidRDefault="00A5014A" w:rsidP="002B5E67">
      <w:pPr>
        <w:spacing w:after="0" w:line="480" w:lineRule="auto"/>
        <w:jc w:val="both"/>
        <w:rPr>
          <w:rFonts w:ascii="Times New Roman" w:hAnsi="Times New Roman"/>
        </w:rPr>
      </w:pPr>
      <w:r>
        <w:rPr>
          <w:rFonts w:ascii="Times New Roman" w:hAnsi="Times New Roman"/>
        </w:rPr>
        <w:t xml:space="preserve">Our study provides the first population viability analysis for </w:t>
      </w:r>
      <w:del w:id="1199" w:author="Steffen Oppel" w:date="2025-10-07T10:13:00Z" w16du:dateUtc="2025-10-07T08:13:00Z">
        <w:r w:rsidDel="007404F3">
          <w:rPr>
            <w:rFonts w:ascii="Times New Roman" w:hAnsi="Times New Roman"/>
          </w:rPr>
          <w:delText xml:space="preserve">the </w:delText>
        </w:r>
      </w:del>
      <w:del w:id="1200" w:author="Steffen Oppel" w:date="2025-10-07T10:03:00Z" w16du:dateUtc="2025-10-07T08:03:00Z">
        <w:r w:rsidRPr="00391AB0" w:rsidDel="00BF18B5">
          <w:rPr>
            <w:rFonts w:ascii="Times New Roman" w:hAnsi="Times New Roman"/>
            <w:i/>
          </w:rPr>
          <w:delText xml:space="preserve">Acrocephalus </w:delText>
        </w:r>
      </w:del>
      <w:ins w:id="1201" w:author="Steffen Oppel" w:date="2025-10-07T10:03:00Z" w16du:dateUtc="2025-10-07T08:03: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Pr>
          <w:rFonts w:ascii="Times New Roman" w:hAnsi="Times New Roman"/>
        </w:rPr>
        <w:t xml:space="preserve">. We conclude that high effort will be needed to reinforce the westernmost and geographically isolated Pomeranian population of </w:t>
      </w:r>
      <w:del w:id="1202" w:author="Steffen Oppel" w:date="2025-10-07T10:14:00Z" w16du:dateUtc="2025-10-07T08:14:00Z">
        <w:r w:rsidDel="00557406">
          <w:rPr>
            <w:rFonts w:ascii="Times New Roman" w:hAnsi="Times New Roman"/>
          </w:rPr>
          <w:delText xml:space="preserve">the </w:delText>
        </w:r>
      </w:del>
      <w:del w:id="1203" w:author="Steffen Oppel" w:date="2025-10-07T10:03:00Z" w16du:dateUtc="2025-10-07T08:03:00Z">
        <w:r w:rsidRPr="00391AB0" w:rsidDel="00BF18B5">
          <w:rPr>
            <w:rFonts w:ascii="Times New Roman" w:hAnsi="Times New Roman"/>
            <w:i/>
          </w:rPr>
          <w:delText xml:space="preserve">Acrocephalus </w:delText>
        </w:r>
      </w:del>
      <w:ins w:id="1204" w:author="Steffen Oppel" w:date="2025-10-07T10:03:00Z" w16du:dateUtc="2025-10-07T08:03: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Pr>
          <w:rFonts w:ascii="Times New Roman" w:hAnsi="Times New Roman"/>
        </w:rPr>
        <w:t xml:space="preserve">. Based on our PVA, the most effective management would be to allow second broods, followed by restoration of habitat and improvements in survival, while the duration of reinforcement is of minor importance. </w:t>
      </w:r>
      <w:commentRangeStart w:id="1205"/>
      <w:r>
        <w:rPr>
          <w:rFonts w:ascii="Times New Roman" w:hAnsi="Times New Roman"/>
        </w:rPr>
        <w:t xml:space="preserve">In a migratory species, however, </w:t>
      </w:r>
      <w:del w:id="1206" w:author="Steffen Oppel" w:date="2025-10-07T10:14:00Z" w16du:dateUtc="2025-10-07T08:14:00Z">
        <w:r w:rsidDel="00DA544E">
          <w:rPr>
            <w:rFonts w:ascii="Times New Roman" w:hAnsi="Times New Roman"/>
          </w:rPr>
          <w:delText xml:space="preserve">main </w:delText>
        </w:r>
      </w:del>
      <w:ins w:id="1207" w:author="Steffen Oppel" w:date="2025-10-07T10:14:00Z" w16du:dateUtc="2025-10-07T08:14:00Z">
        <w:r w:rsidR="00DA544E">
          <w:rPr>
            <w:rFonts w:ascii="Times New Roman" w:hAnsi="Times New Roman"/>
          </w:rPr>
          <w:t>the</w:t>
        </w:r>
        <w:r w:rsidR="00DA544E">
          <w:rPr>
            <w:rFonts w:ascii="Times New Roman" w:hAnsi="Times New Roman"/>
          </w:rPr>
          <w:t xml:space="preserve"> </w:t>
        </w:r>
      </w:ins>
      <w:r>
        <w:rPr>
          <w:rFonts w:ascii="Times New Roman" w:hAnsi="Times New Roman"/>
        </w:rPr>
        <w:t xml:space="preserve">causes for </w:t>
      </w:r>
      <w:del w:id="1208" w:author="Steffen Oppel" w:date="2025-10-07T10:15:00Z" w16du:dateUtc="2025-10-07T08:15:00Z">
        <w:r w:rsidDel="00DA544E">
          <w:rPr>
            <w:rFonts w:ascii="Times New Roman" w:hAnsi="Times New Roman"/>
          </w:rPr>
          <w:delText xml:space="preserve">mortality </w:delText>
        </w:r>
      </w:del>
      <w:ins w:id="1209" w:author="Steffen Oppel" w:date="2025-10-07T10:15:00Z" w16du:dateUtc="2025-10-07T08:15:00Z">
        <w:r w:rsidR="00DA544E">
          <w:rPr>
            <w:rFonts w:ascii="Times New Roman" w:hAnsi="Times New Roman"/>
          </w:rPr>
          <w:t>low annual survival</w:t>
        </w:r>
        <w:r w:rsidR="008D3795">
          <w:rPr>
            <w:rFonts w:ascii="Times New Roman" w:hAnsi="Times New Roman"/>
          </w:rPr>
          <w:t xml:space="preserve"> can operate</w:t>
        </w:r>
      </w:ins>
      <w:del w:id="1210" w:author="Steffen Oppel" w:date="2025-10-07T10:15:00Z" w16du:dateUtc="2025-10-07T08:15:00Z">
        <w:r w:rsidDel="008D3795">
          <w:rPr>
            <w:rFonts w:ascii="Times New Roman" w:hAnsi="Times New Roman"/>
          </w:rPr>
          <w:delText>are found</w:delText>
        </w:r>
      </w:del>
      <w:r>
        <w:rPr>
          <w:rFonts w:ascii="Times New Roman" w:hAnsi="Times New Roman"/>
        </w:rPr>
        <w:t xml:space="preserve"> outside the breeding area (</w:t>
      </w:r>
      <w:r w:rsidRPr="00A52DB7">
        <w:rPr>
          <w:rFonts w:ascii="Times New Roman" w:hAnsi="Times New Roman"/>
        </w:rPr>
        <w:t>Ockendon et al. 2014</w:t>
      </w:r>
      <w:r>
        <w:rPr>
          <w:rFonts w:ascii="Times New Roman" w:hAnsi="Times New Roman"/>
        </w:rPr>
        <w:t>,</w:t>
      </w:r>
      <w:r w:rsidRPr="00A52DB7">
        <w:rPr>
          <w:rFonts w:ascii="Times New Roman" w:hAnsi="Times New Roman"/>
        </w:rPr>
        <w:t xml:space="preserve"> Davis et al. 2023)</w:t>
      </w:r>
      <w:ins w:id="1211" w:author="Steffen Oppel" w:date="2025-10-07T10:15:00Z" w16du:dateUtc="2025-10-07T08:15:00Z">
        <w:r w:rsidR="008D3795">
          <w:rPr>
            <w:rFonts w:ascii="Times New Roman" w:hAnsi="Times New Roman"/>
          </w:rPr>
          <w:t>, thus requiring</w:t>
        </w:r>
      </w:ins>
      <w:del w:id="1212" w:author="Steffen Oppel" w:date="2025-10-07T10:15:00Z" w16du:dateUtc="2025-10-07T08:15:00Z">
        <w:r w:rsidRPr="00A52DB7" w:rsidDel="008D3795">
          <w:rPr>
            <w:rFonts w:ascii="Times New Roman" w:hAnsi="Times New Roman"/>
          </w:rPr>
          <w:delText xml:space="preserve">. </w:delText>
        </w:r>
      </w:del>
      <w:commentRangeEnd w:id="1205"/>
      <w:r w:rsidR="00074562">
        <w:rPr>
          <w:rStyle w:val="CommentReference"/>
          <w:szCs w:val="20"/>
        </w:rPr>
        <w:commentReference w:id="1205"/>
      </w:r>
      <w:del w:id="1213" w:author="Steffen Oppel" w:date="2025-10-07T10:15:00Z" w16du:dateUtc="2025-10-07T08:15:00Z">
        <w:r w:rsidRPr="00A52DB7" w:rsidDel="008D3795">
          <w:rPr>
            <w:rFonts w:ascii="Times New Roman" w:hAnsi="Times New Roman"/>
          </w:rPr>
          <w:delText>Therefore,</w:delText>
        </w:r>
      </w:del>
      <w:r w:rsidRPr="00A52DB7">
        <w:rPr>
          <w:rFonts w:ascii="Times New Roman" w:hAnsi="Times New Roman"/>
        </w:rPr>
        <w:t xml:space="preserve"> conservation actions </w:t>
      </w:r>
      <w:del w:id="1214" w:author="Steffen Oppel" w:date="2025-10-07T10:15:00Z" w16du:dateUtc="2025-10-07T08:15:00Z">
        <w:r w:rsidRPr="00A52DB7" w:rsidDel="008D3795">
          <w:rPr>
            <w:rFonts w:ascii="Times New Roman" w:hAnsi="Times New Roman"/>
          </w:rPr>
          <w:delText xml:space="preserve">for </w:delText>
        </w:r>
      </w:del>
      <w:del w:id="1215" w:author="Steffen Oppel" w:date="2025-10-07T10:03:00Z" w16du:dateUtc="2025-10-07T08:03:00Z">
        <w:r w:rsidRPr="00391AB0" w:rsidDel="00BF18B5">
          <w:rPr>
            <w:rFonts w:ascii="Times New Roman" w:hAnsi="Times New Roman"/>
            <w:i/>
          </w:rPr>
          <w:delText xml:space="preserve">Acrocephalus </w:delText>
        </w:r>
      </w:del>
      <w:del w:id="1216" w:author="Steffen Oppel" w:date="2025-10-07T10:15:00Z" w16du:dateUtc="2025-10-07T08:15:00Z">
        <w:r w:rsidRPr="00391AB0" w:rsidDel="008D3795">
          <w:rPr>
            <w:rFonts w:ascii="Times New Roman" w:hAnsi="Times New Roman"/>
            <w:i/>
          </w:rPr>
          <w:delText xml:space="preserve">paludicola </w:delText>
        </w:r>
        <w:r w:rsidRPr="00A52DB7" w:rsidDel="008D3795">
          <w:rPr>
            <w:rFonts w:ascii="Times New Roman" w:hAnsi="Times New Roman"/>
          </w:rPr>
          <w:delText>should also address</w:delText>
        </w:r>
      </w:del>
      <w:ins w:id="1217" w:author="Steffen Oppel" w:date="2025-10-07T10:15:00Z" w16du:dateUtc="2025-10-07T08:15:00Z">
        <w:r w:rsidR="008D3795">
          <w:rPr>
            <w:rFonts w:ascii="Times New Roman" w:hAnsi="Times New Roman"/>
          </w:rPr>
          <w:t>at</w:t>
        </w:r>
      </w:ins>
      <w:r w:rsidRPr="00A52DB7">
        <w:rPr>
          <w:rFonts w:ascii="Times New Roman" w:hAnsi="Times New Roman"/>
        </w:rPr>
        <w:t xml:space="preserve"> wintering grounds and stopover sites. </w:t>
      </w:r>
      <w:ins w:id="1218" w:author="Susanne" w:date="2025-10-02T13:42:00Z">
        <w:r w:rsidR="00330C77">
          <w:rPr>
            <w:rFonts w:ascii="Times New Roman" w:hAnsi="Times New Roman"/>
          </w:rPr>
          <w:t>The currently running EU-funded project “Aquatic Warblers on the Move” (LIFEAWOM,</w:t>
        </w:r>
        <w:r w:rsidR="00330C77" w:rsidRPr="003161F9">
          <w:t xml:space="preserve"> </w:t>
        </w:r>
        <w:r w:rsidR="00330C77">
          <w:rPr>
            <w:rFonts w:ascii="Times New Roman" w:hAnsi="Times New Roman"/>
          </w:rPr>
          <w:fldChar w:fldCharType="begin"/>
        </w:r>
        <w:r w:rsidR="00330C77">
          <w:rPr>
            <w:rFonts w:ascii="Times New Roman" w:hAnsi="Times New Roman"/>
          </w:rPr>
          <w:instrText>HYPERLINK "</w:instrText>
        </w:r>
        <w:r w:rsidR="00330C77" w:rsidRPr="00330C77">
          <w:rPr>
            <w:rFonts w:ascii="Times New Roman" w:hAnsi="Times New Roman"/>
          </w:rPr>
          <w:instrText>https://europe.wetlands.org/awom)</w:instrText>
        </w:r>
        <w:r w:rsidR="00330C77">
          <w:rPr>
            <w:rFonts w:ascii="Times New Roman" w:hAnsi="Times New Roman"/>
          </w:rPr>
          <w:instrText>"</w:instrText>
        </w:r>
        <w:r w:rsidR="00330C77">
          <w:rPr>
            <w:rFonts w:ascii="Times New Roman" w:hAnsi="Times New Roman"/>
          </w:rPr>
        </w:r>
        <w:r w:rsidR="00330C77">
          <w:rPr>
            <w:rFonts w:ascii="Times New Roman" w:hAnsi="Times New Roman"/>
          </w:rPr>
          <w:fldChar w:fldCharType="separate"/>
        </w:r>
        <w:r w:rsidR="00330C77" w:rsidRPr="00330C77">
          <w:rPr>
            <w:rStyle w:val="Hyperlink"/>
            <w:rFonts w:ascii="Times New Roman" w:hAnsi="Times New Roman"/>
          </w:rPr>
          <w:t>https://europe.wetlands.org/awom)</w:t>
        </w:r>
        <w:r w:rsidR="00330C77">
          <w:rPr>
            <w:rFonts w:ascii="Times New Roman" w:hAnsi="Times New Roman"/>
          </w:rPr>
          <w:fldChar w:fldCharType="end"/>
        </w:r>
        <w:r w:rsidR="00330C77">
          <w:rPr>
            <w:rFonts w:ascii="Times New Roman" w:hAnsi="Times New Roman"/>
          </w:rPr>
          <w:t xml:space="preserve"> addresses habitat restoration at stopover</w:t>
        </w:r>
      </w:ins>
      <w:ins w:id="1219" w:author="Susanne" w:date="2025-10-02T14:54:00Z">
        <w:r w:rsidR="00B10465">
          <w:rPr>
            <w:rFonts w:ascii="Times New Roman" w:hAnsi="Times New Roman"/>
          </w:rPr>
          <w:t xml:space="preserve"> sites</w:t>
        </w:r>
      </w:ins>
      <w:ins w:id="1220" w:author="Susanne" w:date="2025-10-02T13:42:00Z">
        <w:r w:rsidR="00330C77">
          <w:rPr>
            <w:rFonts w:ascii="Times New Roman" w:hAnsi="Times New Roman"/>
          </w:rPr>
          <w:t xml:space="preserve"> in southern Europe and wintering sites in Senegal. </w:t>
        </w:r>
      </w:ins>
      <w:r w:rsidRPr="00A52DB7">
        <w:rPr>
          <w:rFonts w:ascii="Times New Roman" w:hAnsi="Times New Roman"/>
        </w:rPr>
        <w:t xml:space="preserve">Although initial studies revealed migration patterns of </w:t>
      </w:r>
      <w:del w:id="1221" w:author="Steffen Oppel" w:date="2025-10-07T10:03:00Z" w16du:dateUtc="2025-10-07T08:03:00Z">
        <w:r w:rsidRPr="00391AB0" w:rsidDel="00BF18B5">
          <w:rPr>
            <w:rFonts w:ascii="Times New Roman" w:hAnsi="Times New Roman"/>
            <w:i/>
          </w:rPr>
          <w:delText xml:space="preserve">Acrocephalus </w:delText>
        </w:r>
      </w:del>
      <w:ins w:id="1222" w:author="Steffen Oppel" w:date="2025-10-07T10:03:00Z" w16du:dateUtc="2025-10-07T08:03: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391AB0">
        <w:rPr>
          <w:rFonts w:ascii="Times New Roman" w:hAnsi="Times New Roman"/>
          <w:i/>
        </w:rPr>
        <w:t xml:space="preserve"> </w:t>
      </w:r>
      <w:r w:rsidRPr="00A52DB7">
        <w:rPr>
          <w:rFonts w:ascii="Times New Roman" w:hAnsi="Times New Roman"/>
        </w:rPr>
        <w:t>(Salewski et al. 2019</w:t>
      </w:r>
      <w:r>
        <w:rPr>
          <w:rFonts w:ascii="Times New Roman" w:hAnsi="Times New Roman"/>
        </w:rPr>
        <w:t>, Flade et al.</w:t>
      </w:r>
      <w:r w:rsidRPr="00A52DB7">
        <w:rPr>
          <w:rFonts w:ascii="Times New Roman" w:hAnsi="Times New Roman"/>
        </w:rPr>
        <w:t xml:space="preserve"> 2023), further identification of migration routes and threats is important to inform conservation actions. Simultaneous conservation actions along the whole flyway may increase the success of population recovery in </w:t>
      </w:r>
      <w:r w:rsidRPr="00A52DB7">
        <w:rPr>
          <w:rFonts w:ascii="Times New Roman" w:hAnsi="Times New Roman"/>
        </w:rPr>
        <w:lastRenderedPageBreak/>
        <w:t>migrants more effectively than measures implemented at single breeding sites (Davis et al. 2023</w:t>
      </w:r>
      <w:r>
        <w:rPr>
          <w:rFonts w:ascii="Times New Roman" w:hAnsi="Times New Roman"/>
        </w:rPr>
        <w:t>,</w:t>
      </w:r>
      <w:r w:rsidRPr="00A52DB7">
        <w:rPr>
          <w:rFonts w:ascii="Times New Roman" w:hAnsi="Times New Roman"/>
        </w:rPr>
        <w:t xml:space="preserve"> Oppel et al. 2024). </w:t>
      </w:r>
    </w:p>
    <w:p w14:paraId="3403EF15" w14:textId="5493A828" w:rsidR="003D26F9" w:rsidRDefault="00A5014A" w:rsidP="002B5E67">
      <w:pPr>
        <w:spacing w:after="0" w:line="480" w:lineRule="auto"/>
        <w:jc w:val="both"/>
        <w:rPr>
          <w:ins w:id="1223" w:author="Susanne" w:date="2025-10-01T17:07:00Z"/>
          <w:rFonts w:ascii="Times New Roman" w:hAnsi="Times New Roman"/>
        </w:rPr>
      </w:pPr>
      <w:r w:rsidRPr="00A52DB7">
        <w:rPr>
          <w:rFonts w:ascii="Times New Roman" w:hAnsi="Times New Roman"/>
        </w:rPr>
        <w:t xml:space="preserve">Since habitat loss has been a key factor for the previous decline of </w:t>
      </w:r>
      <w:del w:id="1224" w:author="Steffen Oppel" w:date="2025-10-07T10:03:00Z" w16du:dateUtc="2025-10-07T08:03:00Z">
        <w:r w:rsidRPr="00391AB0" w:rsidDel="00BF18B5">
          <w:rPr>
            <w:rFonts w:ascii="Times New Roman" w:hAnsi="Times New Roman"/>
            <w:i/>
          </w:rPr>
          <w:delText xml:space="preserve">Acrocephalus </w:delText>
        </w:r>
      </w:del>
      <w:ins w:id="1225" w:author="Steffen Oppel" w:date="2025-10-07T10:03:00Z" w16du:dateUtc="2025-10-07T08:03: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A52DB7">
        <w:rPr>
          <w:rFonts w:ascii="Times New Roman" w:hAnsi="Times New Roman"/>
        </w:rPr>
        <w:t>, improving and increasing breeding habitats within the Pomeranian population will also be one of the critical factors for a success</w:t>
      </w:r>
      <w:r>
        <w:rPr>
          <w:rFonts w:ascii="Times New Roman" w:hAnsi="Times New Roman"/>
        </w:rPr>
        <w:t>ful reinforcement (</w:t>
      </w:r>
      <w:proofErr w:type="spellStart"/>
      <w:r>
        <w:rPr>
          <w:rFonts w:ascii="Times New Roman" w:hAnsi="Times New Roman"/>
        </w:rPr>
        <w:t>Bubac</w:t>
      </w:r>
      <w:proofErr w:type="spellEnd"/>
      <w:r>
        <w:rPr>
          <w:rFonts w:ascii="Times New Roman" w:hAnsi="Times New Roman"/>
        </w:rPr>
        <w:t xml:space="preserve"> et al.</w:t>
      </w:r>
      <w:r w:rsidRPr="00A52DB7">
        <w:rPr>
          <w:rFonts w:ascii="Times New Roman" w:hAnsi="Times New Roman"/>
        </w:rPr>
        <w:t xml:space="preserve"> 2019</w:t>
      </w:r>
      <w:r>
        <w:rPr>
          <w:rFonts w:ascii="Times New Roman" w:hAnsi="Times New Roman"/>
        </w:rPr>
        <w:t xml:space="preserve">). </w:t>
      </w:r>
      <w:ins w:id="1226" w:author="Susanne" w:date="2025-10-02T13:53:00Z">
        <w:r w:rsidR="00563A68" w:rsidRPr="00563A68">
          <w:rPr>
            <w:rFonts w:ascii="Times New Roman" w:hAnsi="Times New Roman"/>
            <w:color w:val="FF0000"/>
          </w:rPr>
          <w:t>M</w:t>
        </w:r>
        <w:r w:rsidR="00563A68">
          <w:rPr>
            <w:rFonts w:ascii="Times New Roman" w:hAnsi="Times New Roman"/>
            <w:color w:val="FF0000"/>
          </w:rPr>
          <w:t>ain m</w:t>
        </w:r>
        <w:r w:rsidR="00563A68" w:rsidRPr="00563A68">
          <w:rPr>
            <w:rFonts w:ascii="Times New Roman" w:hAnsi="Times New Roman"/>
            <w:color w:val="FF0000"/>
          </w:rPr>
          <w:t>easures for habitat restoration</w:t>
        </w:r>
        <w:r w:rsidR="00563A68">
          <w:rPr>
            <w:rFonts w:ascii="Times New Roman" w:hAnsi="Times New Roman"/>
            <w:color w:val="FF0000"/>
          </w:rPr>
          <w:t xml:space="preserve"> are</w:t>
        </w:r>
        <w:r w:rsidR="00563A68" w:rsidRPr="00563A68">
          <w:rPr>
            <w:rFonts w:ascii="Times New Roman" w:hAnsi="Times New Roman"/>
            <w:color w:val="FF0000"/>
          </w:rPr>
          <w:t xml:space="preserve"> increasing water tables and implement low-intensity grassland management to protect nests, but</w:t>
        </w:r>
      </w:ins>
      <w:ins w:id="1227" w:author="Susanne" w:date="2025-10-02T13:56:00Z">
        <w:r w:rsidR="00717647">
          <w:rPr>
            <w:rFonts w:ascii="Times New Roman" w:hAnsi="Times New Roman"/>
            <w:color w:val="FF0000"/>
          </w:rPr>
          <w:t xml:space="preserve"> at the same time</w:t>
        </w:r>
      </w:ins>
      <w:ins w:id="1228" w:author="Susanne" w:date="2025-10-02T13:53:00Z">
        <w:r w:rsidR="00563A68" w:rsidRPr="00563A68">
          <w:rPr>
            <w:rFonts w:ascii="Times New Roman" w:hAnsi="Times New Roman"/>
            <w:color w:val="FF0000"/>
          </w:rPr>
          <w:t xml:space="preserve"> provide </w:t>
        </w:r>
        <w:proofErr w:type="spellStart"/>
        <w:r w:rsidR="00563A68" w:rsidRPr="00563A68">
          <w:rPr>
            <w:rFonts w:ascii="Times New Roman" w:hAnsi="Times New Roman"/>
            <w:color w:val="FF0000"/>
          </w:rPr>
          <w:t>favourable</w:t>
        </w:r>
        <w:proofErr w:type="spellEnd"/>
        <w:r w:rsidR="00563A68" w:rsidRPr="00563A68">
          <w:rPr>
            <w:rFonts w:ascii="Times New Roman" w:hAnsi="Times New Roman"/>
            <w:color w:val="FF0000"/>
          </w:rPr>
          <w:t xml:space="preserve"> vegetation structure </w:t>
        </w:r>
      </w:ins>
      <w:ins w:id="1229" w:author="Steffen Oppel" w:date="2025-10-07T10:18:00Z" w16du:dateUtc="2025-10-07T08:18:00Z">
        <w:r w:rsidR="008674BC">
          <w:rPr>
            <w:rFonts w:ascii="Times New Roman" w:hAnsi="Times New Roman"/>
            <w:color w:val="FF0000"/>
          </w:rPr>
          <w:t xml:space="preserve">of intermediate height </w:t>
        </w:r>
      </w:ins>
      <w:ins w:id="1230" w:author="Susanne" w:date="2025-10-02T13:53:00Z">
        <w:r w:rsidR="00563A68" w:rsidRPr="00563A68">
          <w:rPr>
            <w:rFonts w:ascii="Times New Roman" w:hAnsi="Times New Roman"/>
            <w:color w:val="FF0000"/>
          </w:rPr>
          <w:t>in the subsequent year</w:t>
        </w:r>
      </w:ins>
      <w:ins w:id="1231" w:author="Steffen Oppel" w:date="2025-10-07T10:18:00Z" w16du:dateUtc="2025-10-07T08:18:00Z">
        <w:r w:rsidR="008B17B3">
          <w:rPr>
            <w:rFonts w:ascii="Times New Roman" w:hAnsi="Times New Roman"/>
            <w:color w:val="FF0000"/>
          </w:rPr>
          <w:t xml:space="preserve"> (Kubacka et al. 201</w:t>
        </w:r>
      </w:ins>
      <w:ins w:id="1232" w:author="Steffen Oppel" w:date="2025-10-07T10:19:00Z" w16du:dateUtc="2025-10-07T08:19:00Z">
        <w:r w:rsidR="008B17B3">
          <w:rPr>
            <w:rFonts w:ascii="Times New Roman" w:hAnsi="Times New Roman"/>
            <w:color w:val="FF0000"/>
          </w:rPr>
          <w:t>4)</w:t>
        </w:r>
      </w:ins>
      <w:ins w:id="1233" w:author="Susanne" w:date="2025-10-02T13:53:00Z">
        <w:r w:rsidR="00563A68" w:rsidRPr="00563A68">
          <w:rPr>
            <w:rFonts w:ascii="Times New Roman" w:hAnsi="Times New Roman"/>
            <w:color w:val="FF0000"/>
          </w:rPr>
          <w:t>.</w:t>
        </w:r>
      </w:ins>
      <w:ins w:id="1234" w:author="Susanne" w:date="2025-10-02T13:56:00Z">
        <w:r w:rsidR="00717647">
          <w:rPr>
            <w:rFonts w:ascii="Times New Roman" w:hAnsi="Times New Roman"/>
            <w:color w:val="FF0000"/>
          </w:rPr>
          <w:t xml:space="preserve"> </w:t>
        </w:r>
      </w:ins>
      <w:r>
        <w:rPr>
          <w:rFonts w:ascii="Times New Roman" w:hAnsi="Times New Roman"/>
        </w:rPr>
        <w:t>Habitat restoration and maintenance to provide more than 1000 ha of suitable breeding habitat</w:t>
      </w:r>
      <w:ins w:id="1235" w:author="Susanne" w:date="2025-10-02T13:54:00Z">
        <w:r w:rsidR="00563A68">
          <w:rPr>
            <w:rFonts w:ascii="Times New Roman" w:hAnsi="Times New Roman"/>
          </w:rPr>
          <w:t xml:space="preserve"> in Pomerania</w:t>
        </w:r>
      </w:ins>
      <w:r>
        <w:rPr>
          <w:rFonts w:ascii="Times New Roman" w:hAnsi="Times New Roman"/>
        </w:rPr>
        <w:t xml:space="preserve"> are</w:t>
      </w:r>
      <w:ins w:id="1236" w:author="Susanne" w:date="2025-10-02T13:54:00Z">
        <w:r w:rsidR="00563A68">
          <w:rPr>
            <w:rFonts w:ascii="Times New Roman" w:hAnsi="Times New Roman"/>
          </w:rPr>
          <w:t xml:space="preserve"> planned during the </w:t>
        </w:r>
        <w:del w:id="1237" w:author="Steffen Oppel" w:date="2025-10-07T10:19:00Z" w16du:dateUtc="2025-10-07T08:19:00Z">
          <w:r w:rsidR="00563A68" w:rsidDel="0016436E">
            <w:rPr>
              <w:rFonts w:ascii="Times New Roman" w:hAnsi="Times New Roman"/>
            </w:rPr>
            <w:delText>LIFE4AquaticWarbler</w:delText>
          </w:r>
        </w:del>
      </w:ins>
      <w:ins w:id="1238" w:author="Steffen Oppel" w:date="2025-10-07T10:19:00Z" w16du:dateUtc="2025-10-07T08:19:00Z">
        <w:r w:rsidR="0016436E">
          <w:rPr>
            <w:rFonts w:ascii="Times New Roman" w:hAnsi="Times New Roman"/>
          </w:rPr>
          <w:t>current conservation</w:t>
        </w:r>
      </w:ins>
      <w:ins w:id="1239" w:author="Susanne" w:date="2025-10-02T13:54:00Z">
        <w:r w:rsidR="00563A68">
          <w:rPr>
            <w:rFonts w:ascii="Times New Roman" w:hAnsi="Times New Roman"/>
          </w:rPr>
          <w:t xml:space="preserve"> project</w:t>
        </w:r>
      </w:ins>
      <w:ins w:id="1240" w:author="Susanne" w:date="2025-10-02T13:56:00Z">
        <w:r w:rsidR="00717647">
          <w:rPr>
            <w:rFonts w:ascii="Times New Roman" w:hAnsi="Times New Roman"/>
          </w:rPr>
          <w:t>, which is</w:t>
        </w:r>
      </w:ins>
      <w:r>
        <w:rPr>
          <w:rFonts w:ascii="Times New Roman" w:hAnsi="Times New Roman"/>
        </w:rPr>
        <w:t xml:space="preserve"> likely required to maintain a stable population of at least 100 adult individuals (Fig. 4). </w:t>
      </w:r>
    </w:p>
    <w:p w14:paraId="294F00FF" w14:textId="597FBF5E" w:rsidR="00A5014A" w:rsidRDefault="00A5014A" w:rsidP="002B5E67">
      <w:pPr>
        <w:spacing w:after="0" w:line="480" w:lineRule="auto"/>
        <w:jc w:val="both"/>
        <w:rPr>
          <w:rFonts w:ascii="Times New Roman" w:hAnsi="Times New Roman"/>
          <w:b/>
        </w:rPr>
      </w:pPr>
      <w:r>
        <w:rPr>
          <w:rFonts w:ascii="Times New Roman" w:hAnsi="Times New Roman"/>
        </w:rPr>
        <w:t>Due to the remaining uncertainties in the demographic data</w:t>
      </w:r>
      <w:r w:rsidR="003D26F9">
        <w:rPr>
          <w:rFonts w:ascii="Times New Roman" w:hAnsi="Times New Roman"/>
        </w:rPr>
        <w:t>,</w:t>
      </w:r>
      <w:r>
        <w:rPr>
          <w:rFonts w:ascii="Times New Roman" w:hAnsi="Times New Roman"/>
        </w:rPr>
        <w:t xml:space="preserve"> we highly recommend long-term monitoring of the development of the reinforced Pomeranian population to validate survival and reproduction rates and to update the PVA when more data are available (</w:t>
      </w:r>
      <w:proofErr w:type="spellStart"/>
      <w:r w:rsidRPr="00A52DB7">
        <w:rPr>
          <w:rFonts w:ascii="Times New Roman" w:hAnsi="Times New Roman"/>
        </w:rPr>
        <w:t>Akçakaya</w:t>
      </w:r>
      <w:proofErr w:type="spellEnd"/>
      <w:r w:rsidRPr="00A52DB7">
        <w:rPr>
          <w:rFonts w:ascii="Times New Roman" w:hAnsi="Times New Roman"/>
        </w:rPr>
        <w:t xml:space="preserve"> and Sjogren-</w:t>
      </w:r>
      <w:proofErr w:type="spellStart"/>
      <w:r w:rsidRPr="00A52DB7">
        <w:rPr>
          <w:rFonts w:ascii="Times New Roman" w:hAnsi="Times New Roman"/>
        </w:rPr>
        <w:t>Gulve</w:t>
      </w:r>
      <w:proofErr w:type="spellEnd"/>
      <w:r w:rsidRPr="00A52DB7">
        <w:rPr>
          <w:rFonts w:ascii="Times New Roman" w:hAnsi="Times New Roman"/>
        </w:rPr>
        <w:t xml:space="preserve"> 2000). T</w:t>
      </w:r>
      <w:del w:id="1241" w:author="Steffen Oppel" w:date="2025-10-07T10:20:00Z" w16du:dateUtc="2025-10-07T08:20:00Z">
        <w:r w:rsidRPr="00A52DB7" w:rsidDel="00D66C4F">
          <w:rPr>
            <w:rFonts w:ascii="Times New Roman" w:hAnsi="Times New Roman"/>
          </w:rPr>
          <w:delText>o this end, t</w:delText>
        </w:r>
      </w:del>
      <w:r w:rsidRPr="00A52DB7">
        <w:rPr>
          <w:rFonts w:ascii="Times New Roman" w:hAnsi="Times New Roman"/>
        </w:rPr>
        <w:t xml:space="preserve">he reinforcement project gives the opportunity to increase the knowledge of the demographic dynamics </w:t>
      </w:r>
      <w:del w:id="1242" w:author="Steffen Oppel" w:date="2025-10-07T10:20:00Z" w16du:dateUtc="2025-10-07T08:20:00Z">
        <w:r w:rsidRPr="00A52DB7" w:rsidDel="006B5B9C">
          <w:rPr>
            <w:rFonts w:ascii="Times New Roman" w:hAnsi="Times New Roman"/>
          </w:rPr>
          <w:delText xml:space="preserve">impossible to </w:delText>
        </w:r>
      </w:del>
      <w:ins w:id="1243" w:author="Steffen Oppel" w:date="2025-10-07T10:20:00Z" w16du:dateUtc="2025-10-07T08:20:00Z">
        <w:r w:rsidR="006B5B9C">
          <w:rPr>
            <w:rFonts w:ascii="Times New Roman" w:hAnsi="Times New Roman"/>
          </w:rPr>
          <w:t xml:space="preserve">that could not </w:t>
        </w:r>
      </w:ins>
      <w:r w:rsidRPr="00A52DB7">
        <w:rPr>
          <w:rFonts w:ascii="Times New Roman" w:hAnsi="Times New Roman"/>
        </w:rPr>
        <w:t xml:space="preserve">be studied in wild populations of </w:t>
      </w:r>
      <w:del w:id="1244" w:author="Steffen Oppel" w:date="2025-10-07T10:03:00Z" w16du:dateUtc="2025-10-07T08:03:00Z">
        <w:r w:rsidRPr="00391AB0" w:rsidDel="00BF18B5">
          <w:rPr>
            <w:rFonts w:ascii="Times New Roman" w:hAnsi="Times New Roman"/>
            <w:i/>
          </w:rPr>
          <w:delText xml:space="preserve">Acrocephalus </w:delText>
        </w:r>
      </w:del>
      <w:ins w:id="1245" w:author="Steffen Oppel" w:date="2025-10-07T10:03:00Z" w16du:dateUtc="2025-10-07T08:03: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391AB0">
        <w:rPr>
          <w:rFonts w:ascii="Times New Roman" w:hAnsi="Times New Roman"/>
          <w:i/>
        </w:rPr>
        <w:t xml:space="preserve"> </w:t>
      </w:r>
      <w:r w:rsidRPr="00A52DB7">
        <w:rPr>
          <w:rFonts w:ascii="Times New Roman" w:hAnsi="Times New Roman"/>
        </w:rPr>
        <w:t>(Schaub et al. 2009). Furthermore, more effort should be made to understand the intra-seasonal movements of the species and the importance of the connection with core breeding sites. If local populations depend on immigration to compensate for variations in recruitment and mortality (Border et al. 2017</w:t>
      </w:r>
      <w:r>
        <w:rPr>
          <w:rFonts w:ascii="Times New Roman" w:hAnsi="Times New Roman"/>
        </w:rPr>
        <w:t xml:space="preserve">), it will be almost impossible to maintain an isolated population of </w:t>
      </w:r>
      <w:del w:id="1246" w:author="Steffen Oppel" w:date="2025-10-07T10:03:00Z" w16du:dateUtc="2025-10-07T08:03:00Z">
        <w:r w:rsidRPr="00391AB0" w:rsidDel="00BF18B5">
          <w:rPr>
            <w:rFonts w:ascii="Times New Roman" w:hAnsi="Times New Roman"/>
            <w:i/>
          </w:rPr>
          <w:delText xml:space="preserve">Acrocephalus </w:delText>
        </w:r>
      </w:del>
      <w:ins w:id="1247" w:author="Steffen Oppel" w:date="2025-10-07T10:03:00Z" w16du:dateUtc="2025-10-07T08:03:00Z">
        <w:r w:rsidR="00BF18B5" w:rsidRPr="00391AB0">
          <w:rPr>
            <w:rFonts w:ascii="Times New Roman" w:hAnsi="Times New Roman"/>
            <w:i/>
          </w:rPr>
          <w:t>A</w:t>
        </w:r>
        <w:r w:rsidR="00BF18B5">
          <w:rPr>
            <w:rFonts w:ascii="Times New Roman" w:hAnsi="Times New Roman"/>
            <w:i/>
          </w:rPr>
          <w:t>.</w:t>
        </w:r>
        <w:r w:rsidR="00BF18B5" w:rsidRPr="00391AB0">
          <w:rPr>
            <w:rFonts w:ascii="Times New Roman" w:hAnsi="Times New Roman"/>
            <w:i/>
          </w:rPr>
          <w:t xml:space="preserve"> </w:t>
        </w:r>
      </w:ins>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at the margin of the breeding range. </w:t>
      </w:r>
    </w:p>
    <w:p w14:paraId="56E5F5E0" w14:textId="77777777" w:rsidR="00A5014A" w:rsidRDefault="00A5014A" w:rsidP="00B71E8E">
      <w:pPr>
        <w:spacing w:after="0" w:line="480" w:lineRule="auto"/>
        <w:rPr>
          <w:rFonts w:ascii="Times New Roman" w:hAnsi="Times New Roman"/>
          <w:b/>
        </w:rPr>
      </w:pPr>
    </w:p>
    <w:p w14:paraId="4F1677E7" w14:textId="77777777" w:rsidR="00A5014A" w:rsidRPr="00232530" w:rsidRDefault="00A5014A" w:rsidP="00B71E8E">
      <w:pPr>
        <w:spacing w:after="0" w:line="480" w:lineRule="auto"/>
        <w:rPr>
          <w:rFonts w:ascii="Times New Roman" w:hAnsi="Times New Roman"/>
          <w:rPrChange w:id="1248" w:author="Jaume Badia" w:date="2025-10-02T18:09:00Z" w16du:dateUtc="2025-10-02T16:09:00Z">
            <w:rPr>
              <w:rFonts w:ascii="Times New Roman" w:hAnsi="Times New Roman"/>
              <w:lang w:val="es-ES"/>
            </w:rPr>
          </w:rPrChange>
        </w:rPr>
      </w:pPr>
      <w:r w:rsidRPr="00232530">
        <w:rPr>
          <w:rFonts w:ascii="Times New Roman" w:hAnsi="Times New Roman"/>
          <w:b/>
          <w:rPrChange w:id="1249" w:author="Jaume Badia" w:date="2025-10-02T18:09:00Z" w16du:dateUtc="2025-10-02T16:09:00Z">
            <w:rPr>
              <w:rFonts w:ascii="Times New Roman" w:hAnsi="Times New Roman"/>
              <w:b/>
              <w:lang w:val="es-ES"/>
            </w:rPr>
          </w:rPrChange>
        </w:rPr>
        <w:t>References</w:t>
      </w:r>
    </w:p>
    <w:p w14:paraId="2C02B77B" w14:textId="77777777" w:rsidR="00A5014A" w:rsidRDefault="00A5014A" w:rsidP="00F54A4C">
      <w:pPr>
        <w:rPr>
          <w:rFonts w:ascii="Times New Roman" w:hAnsi="Times New Roman"/>
        </w:rPr>
      </w:pPr>
      <w:proofErr w:type="spellStart"/>
      <w:r w:rsidRPr="00232530">
        <w:rPr>
          <w:rFonts w:ascii="Times New Roman" w:hAnsi="Times New Roman"/>
          <w:rPrChange w:id="1250" w:author="Jaume Badia" w:date="2025-10-02T18:09:00Z" w16du:dateUtc="2025-10-02T16:09:00Z">
            <w:rPr>
              <w:rFonts w:ascii="Times New Roman" w:hAnsi="Times New Roman"/>
              <w:lang w:val="es-ES"/>
            </w:rPr>
          </w:rPrChange>
        </w:rPr>
        <w:lastRenderedPageBreak/>
        <w:t>Akçakaya</w:t>
      </w:r>
      <w:proofErr w:type="spellEnd"/>
      <w:r w:rsidRPr="00232530">
        <w:rPr>
          <w:rFonts w:ascii="Times New Roman" w:hAnsi="Times New Roman"/>
          <w:rPrChange w:id="1251" w:author="Jaume Badia" w:date="2025-10-02T18:09:00Z" w16du:dateUtc="2025-10-02T16:09:00Z">
            <w:rPr>
              <w:rFonts w:ascii="Times New Roman" w:hAnsi="Times New Roman"/>
              <w:lang w:val="es-ES"/>
            </w:rPr>
          </w:rPrChange>
        </w:rPr>
        <w:t>, H. R., and P. Sjogren-</w:t>
      </w:r>
      <w:proofErr w:type="spellStart"/>
      <w:r w:rsidRPr="00232530">
        <w:rPr>
          <w:rFonts w:ascii="Times New Roman" w:hAnsi="Times New Roman"/>
          <w:rPrChange w:id="1252" w:author="Jaume Badia" w:date="2025-10-02T18:09:00Z" w16du:dateUtc="2025-10-02T16:09:00Z">
            <w:rPr>
              <w:rFonts w:ascii="Times New Roman" w:hAnsi="Times New Roman"/>
              <w:lang w:val="es-ES"/>
            </w:rPr>
          </w:rPrChange>
        </w:rPr>
        <w:t>Gulve</w:t>
      </w:r>
      <w:proofErr w:type="spellEnd"/>
      <w:r w:rsidRPr="00232530">
        <w:rPr>
          <w:rFonts w:ascii="Times New Roman" w:hAnsi="Times New Roman"/>
          <w:rPrChange w:id="1253" w:author="Jaume Badia" w:date="2025-10-02T18:09:00Z" w16du:dateUtc="2025-10-02T16:09:00Z">
            <w:rPr>
              <w:rFonts w:ascii="Times New Roman" w:hAnsi="Times New Roman"/>
              <w:lang w:val="es-ES"/>
            </w:rPr>
          </w:rPrChange>
        </w:rPr>
        <w:t xml:space="preserve"> (2000). </w:t>
      </w:r>
      <w:r>
        <w:rPr>
          <w:rFonts w:ascii="Times New Roman" w:hAnsi="Times New Roman"/>
        </w:rPr>
        <w:t xml:space="preserve">Population viability analyses in conservation planning: overview. </w:t>
      </w:r>
      <w:r w:rsidRPr="00F54A4C">
        <w:rPr>
          <w:rFonts w:ascii="Times New Roman" w:hAnsi="Times New Roman"/>
          <w:i/>
          <w:iCs/>
        </w:rPr>
        <w:t>Ecol. Bull.</w:t>
      </w:r>
      <w:r>
        <w:rPr>
          <w:rFonts w:ascii="Times New Roman" w:hAnsi="Times New Roman"/>
        </w:rPr>
        <w:t xml:space="preserve"> 48:9–21.</w:t>
      </w:r>
    </w:p>
    <w:p w14:paraId="7F45A5FF" w14:textId="77777777" w:rsidR="00A5014A" w:rsidRDefault="00A5014A" w:rsidP="00F54A4C">
      <w:pPr>
        <w:rPr>
          <w:rFonts w:ascii="Times New Roman" w:hAnsi="Times New Roman"/>
        </w:rPr>
      </w:pPr>
      <w:r>
        <w:rPr>
          <w:rFonts w:ascii="Times New Roman" w:hAnsi="Times New Roman"/>
        </w:rPr>
        <w:t>Armstrong, D. P., and M. H. Reynolds (2011). Modelling reintroduced populations: the state of the art and future directions. In J.G. Ewen, D.P. Armstrong, K.A. Parker and P.J. Seddon (Eds.), Reintroduction Biology: integrating science and management, Chapter 6. Wiley-Blackwell, Oxford, UK.</w:t>
      </w:r>
    </w:p>
    <w:p w14:paraId="2DFE304F" w14:textId="77777777" w:rsidR="00A5014A" w:rsidRDefault="00A5014A" w:rsidP="00F54A4C">
      <w:pPr>
        <w:rPr>
          <w:rFonts w:ascii="Times New Roman" w:hAnsi="Times New Roman"/>
        </w:rPr>
      </w:pPr>
      <w:r>
        <w:rPr>
          <w:rFonts w:ascii="Times New Roman" w:hAnsi="Times New Roman"/>
        </w:rPr>
        <w:t>Badia</w:t>
      </w:r>
      <w:r>
        <w:rPr>
          <w:rFonts w:ascii="Times New Roman" w:eastAsia="MS Gothic" w:hAnsi="Times New Roman"/>
        </w:rPr>
        <w:t>‐</w:t>
      </w:r>
      <w:proofErr w:type="spellStart"/>
      <w:r>
        <w:rPr>
          <w:rFonts w:ascii="Times New Roman" w:hAnsi="Times New Roman"/>
        </w:rPr>
        <w:t>Boher</w:t>
      </w:r>
      <w:proofErr w:type="spellEnd"/>
      <w:r>
        <w:rPr>
          <w:rFonts w:ascii="Times New Roman" w:hAnsi="Times New Roman"/>
        </w:rPr>
        <w:t>, J. A., J. Real, and A. Hernández</w:t>
      </w:r>
      <w:r>
        <w:rPr>
          <w:rFonts w:ascii="Times New Roman" w:eastAsia="MS Gothic" w:hAnsi="Times New Roman"/>
        </w:rPr>
        <w:t>‐</w:t>
      </w:r>
      <w:r>
        <w:rPr>
          <w:rFonts w:ascii="Times New Roman" w:hAnsi="Times New Roman"/>
        </w:rPr>
        <w:t xml:space="preserve">Matías (2024). Assumptions about survival estimates and dispersal processes can have severe impacts on population viability assessments. </w:t>
      </w:r>
      <w:r w:rsidRPr="00F54A4C">
        <w:rPr>
          <w:rFonts w:ascii="Times New Roman" w:hAnsi="Times New Roman"/>
          <w:i/>
          <w:iCs/>
        </w:rPr>
        <w:t xml:space="preserve">Biol. </w:t>
      </w:r>
      <w:proofErr w:type="spellStart"/>
      <w:r w:rsidRPr="00F54A4C">
        <w:rPr>
          <w:rFonts w:ascii="Times New Roman" w:hAnsi="Times New Roman"/>
          <w:i/>
          <w:iCs/>
        </w:rPr>
        <w:t>Conserv</w:t>
      </w:r>
      <w:proofErr w:type="spellEnd"/>
      <w:r>
        <w:rPr>
          <w:rFonts w:ascii="Times New Roman" w:hAnsi="Times New Roman"/>
        </w:rPr>
        <w:t>. 292:110550.</w:t>
      </w:r>
    </w:p>
    <w:p w14:paraId="0B90062B" w14:textId="77777777" w:rsidR="00A5014A" w:rsidRPr="008F36C2" w:rsidRDefault="00A5014A" w:rsidP="00484A66">
      <w:pPr>
        <w:rPr>
          <w:rFonts w:ascii="Times New Roman" w:hAnsi="Times New Roman"/>
          <w:lang w:val="en-GB"/>
        </w:rPr>
      </w:pPr>
      <w:proofErr w:type="spellStart"/>
      <w:r>
        <w:rPr>
          <w:rFonts w:ascii="Times New Roman" w:hAnsi="Times New Roman"/>
        </w:rPr>
        <w:t>BirdLife</w:t>
      </w:r>
      <w:proofErr w:type="spellEnd"/>
      <w:r>
        <w:rPr>
          <w:rFonts w:ascii="Times New Roman" w:hAnsi="Times New Roman"/>
        </w:rPr>
        <w:t xml:space="preserve"> International (2024). Species factsheet: Acrocephalus </w:t>
      </w:r>
      <w:proofErr w:type="spellStart"/>
      <w:r>
        <w:rPr>
          <w:rFonts w:ascii="Times New Roman" w:hAnsi="Times New Roman"/>
        </w:rPr>
        <w:t>paludicola</w:t>
      </w:r>
      <w:proofErr w:type="spellEnd"/>
      <w:r>
        <w:rPr>
          <w:rFonts w:ascii="Times New Roman" w:hAnsi="Times New Roman"/>
        </w:rPr>
        <w:t xml:space="preserve">. Downloaded from </w:t>
      </w:r>
      <w:hyperlink r:id="rId13" w:history="1">
        <w:r>
          <w:rPr>
            <w:rStyle w:val="Hyperlink"/>
            <w:rFonts w:ascii="Times New Roman" w:hAnsi="Times New Roman"/>
            <w:color w:val="00000A"/>
            <w:u w:val="none"/>
          </w:rPr>
          <w:t>http://datazone.birdlife.org/species/factsheet/aquatic-warbler-acrocephalus-paludicola on 15/02/2024</w:t>
        </w:r>
      </w:hyperlink>
      <w:r>
        <w:rPr>
          <w:rFonts w:ascii="Times New Roman" w:hAnsi="Times New Roman"/>
        </w:rPr>
        <w:t xml:space="preserve">. </w:t>
      </w:r>
    </w:p>
    <w:p w14:paraId="2F494D54" w14:textId="77777777" w:rsidR="00A5014A" w:rsidRDefault="00A5014A" w:rsidP="00F54A4C">
      <w:pPr>
        <w:rPr>
          <w:rFonts w:ascii="Times New Roman" w:hAnsi="Times New Roman"/>
        </w:rPr>
      </w:pPr>
      <w:r>
        <w:rPr>
          <w:rFonts w:ascii="Times New Roman" w:hAnsi="Times New Roman"/>
          <w:lang w:val="sv-SE"/>
        </w:rPr>
        <w:t xml:space="preserve">Border, J. A., I. G. Henderson, and I. R. Hartley (2017). </w:t>
      </w:r>
      <w:proofErr w:type="spellStart"/>
      <w:r>
        <w:rPr>
          <w:rFonts w:ascii="Times New Roman" w:hAnsi="Times New Roman"/>
        </w:rPr>
        <w:t>Characterising</w:t>
      </w:r>
      <w:proofErr w:type="spellEnd"/>
      <w:r>
        <w:rPr>
          <w:rFonts w:ascii="Times New Roman" w:hAnsi="Times New Roman"/>
        </w:rPr>
        <w:t xml:space="preserve"> demographic contributions to observed population change in a declining migrant bird. </w:t>
      </w:r>
      <w:r w:rsidRPr="00F54A4C">
        <w:rPr>
          <w:rFonts w:ascii="Times New Roman" w:hAnsi="Times New Roman"/>
          <w:i/>
          <w:iCs/>
        </w:rPr>
        <w:t>J. Avian Biol.</w:t>
      </w:r>
      <w:r>
        <w:rPr>
          <w:rFonts w:ascii="Times New Roman" w:hAnsi="Times New Roman"/>
        </w:rPr>
        <w:t xml:space="preserve"> 48:1139–1149.</w:t>
      </w:r>
    </w:p>
    <w:p w14:paraId="2A2861B7" w14:textId="77777777" w:rsidR="00A5014A" w:rsidRDefault="00A5014A" w:rsidP="00F54A4C">
      <w:pPr>
        <w:rPr>
          <w:rFonts w:ascii="Times New Roman" w:hAnsi="Times New Roman"/>
          <w:lang w:val="en-GB"/>
        </w:rPr>
      </w:pPr>
      <w:r>
        <w:rPr>
          <w:rFonts w:ascii="Times New Roman" w:hAnsi="Times New Roman"/>
        </w:rPr>
        <w:t xml:space="preserve">Briedis, M., and O. </w:t>
      </w:r>
      <w:proofErr w:type="spellStart"/>
      <w:r>
        <w:rPr>
          <w:rFonts w:ascii="Times New Roman" w:hAnsi="Times New Roman"/>
        </w:rPr>
        <w:t>Keišs</w:t>
      </w:r>
      <w:proofErr w:type="spellEnd"/>
      <w:r>
        <w:rPr>
          <w:rFonts w:ascii="Times New Roman" w:hAnsi="Times New Roman"/>
        </w:rPr>
        <w:t xml:space="preserve"> (2016). Extracting historical population trends using archival ringing data—an example: the globally threatened Aquatic Warbler. </w:t>
      </w:r>
      <w:r w:rsidRPr="00F54A4C">
        <w:rPr>
          <w:rFonts w:ascii="Times New Roman" w:hAnsi="Times New Roman"/>
          <w:i/>
          <w:iCs/>
        </w:rPr>
        <w:t xml:space="preserve">J. </w:t>
      </w:r>
      <w:proofErr w:type="spellStart"/>
      <w:r w:rsidRPr="00F54A4C">
        <w:rPr>
          <w:rFonts w:ascii="Times New Roman" w:hAnsi="Times New Roman"/>
          <w:i/>
          <w:iCs/>
        </w:rPr>
        <w:t>Ornithol</w:t>
      </w:r>
      <w:proofErr w:type="spellEnd"/>
      <w:r w:rsidRPr="00F54A4C">
        <w:rPr>
          <w:rFonts w:ascii="Times New Roman" w:hAnsi="Times New Roman"/>
          <w:i/>
          <w:iCs/>
        </w:rPr>
        <w:t>.</w:t>
      </w:r>
      <w:r>
        <w:rPr>
          <w:rFonts w:ascii="Times New Roman" w:hAnsi="Times New Roman"/>
        </w:rPr>
        <w:t> 157:419–425, https://doi.org/10.1007/s10336-015-1306-2.</w:t>
      </w:r>
    </w:p>
    <w:p w14:paraId="6A3966EB" w14:textId="77777777" w:rsidR="00A5014A" w:rsidRDefault="00A5014A" w:rsidP="00F54A4C">
      <w:pPr>
        <w:rPr>
          <w:rFonts w:ascii="Times New Roman" w:hAnsi="Times New Roman"/>
        </w:rPr>
      </w:pPr>
      <w:r>
        <w:rPr>
          <w:rFonts w:ascii="Times New Roman" w:hAnsi="Times New Roman"/>
          <w:lang w:val="en-GB"/>
        </w:rPr>
        <w:t xml:space="preserve">Brooks, S. P., and A. Gelman (1998). </w:t>
      </w:r>
      <w:r>
        <w:rPr>
          <w:rFonts w:ascii="Times New Roman" w:hAnsi="Times New Roman"/>
        </w:rPr>
        <w:t xml:space="preserve">General methods for monitoring convergence of iterative simulations. </w:t>
      </w:r>
      <w:r w:rsidRPr="00F54A4C">
        <w:rPr>
          <w:rFonts w:ascii="Times New Roman" w:hAnsi="Times New Roman"/>
          <w:i/>
          <w:iCs/>
        </w:rPr>
        <w:t>J. Comput. Graph. Stat.</w:t>
      </w:r>
      <w:r>
        <w:rPr>
          <w:rFonts w:ascii="Times New Roman" w:hAnsi="Times New Roman"/>
        </w:rPr>
        <w:t xml:space="preserve"> 7:434–455. </w:t>
      </w:r>
    </w:p>
    <w:p w14:paraId="372E437A" w14:textId="77777777" w:rsidR="00A5014A" w:rsidRDefault="00A5014A" w:rsidP="00F54A4C">
      <w:pPr>
        <w:rPr>
          <w:rFonts w:ascii="Times New Roman" w:hAnsi="Times New Roman"/>
          <w:lang w:val="en-GB"/>
        </w:rPr>
      </w:pPr>
      <w:proofErr w:type="spellStart"/>
      <w:r>
        <w:rPr>
          <w:rFonts w:ascii="Times New Roman" w:hAnsi="Times New Roman"/>
        </w:rPr>
        <w:t>Bubac</w:t>
      </w:r>
      <w:proofErr w:type="spellEnd"/>
      <w:r>
        <w:rPr>
          <w:rFonts w:ascii="Times New Roman" w:hAnsi="Times New Roman"/>
        </w:rPr>
        <w:t xml:space="preserve">, M., A. C. Johnson, J. A. Fox, and C. I. </w:t>
      </w:r>
      <w:proofErr w:type="spellStart"/>
      <w:r>
        <w:rPr>
          <w:rFonts w:ascii="Times New Roman" w:hAnsi="Times New Roman"/>
        </w:rPr>
        <w:t>Cullingham</w:t>
      </w:r>
      <w:proofErr w:type="spellEnd"/>
      <w:r>
        <w:rPr>
          <w:rFonts w:ascii="Times New Roman" w:hAnsi="Times New Roman"/>
        </w:rPr>
        <w:t xml:space="preserve"> (2019). Conservation translocations and post-release monitoring: identifying trends in failures, biases, and challenges from around the world. </w:t>
      </w:r>
      <w:r w:rsidRPr="00F54A4C">
        <w:rPr>
          <w:rFonts w:ascii="Times New Roman" w:hAnsi="Times New Roman"/>
          <w:i/>
          <w:iCs/>
        </w:rPr>
        <w:t xml:space="preserve">Biol. </w:t>
      </w:r>
      <w:proofErr w:type="spellStart"/>
      <w:r w:rsidRPr="00F54A4C">
        <w:rPr>
          <w:rFonts w:ascii="Times New Roman" w:hAnsi="Times New Roman"/>
          <w:i/>
          <w:iCs/>
        </w:rPr>
        <w:t>Conserv</w:t>
      </w:r>
      <w:proofErr w:type="spellEnd"/>
      <w:r w:rsidRPr="00F54A4C">
        <w:rPr>
          <w:rFonts w:ascii="Times New Roman" w:hAnsi="Times New Roman"/>
          <w:i/>
          <w:iCs/>
        </w:rPr>
        <w:t>.</w:t>
      </w:r>
      <w:r>
        <w:rPr>
          <w:rFonts w:ascii="Times New Roman" w:hAnsi="Times New Roman"/>
        </w:rPr>
        <w:t xml:space="preserve"> 238:108239.</w:t>
      </w:r>
    </w:p>
    <w:p w14:paraId="04DF6DB3" w14:textId="77777777" w:rsidR="00A5014A" w:rsidRDefault="00A5014A" w:rsidP="00F54A4C">
      <w:pPr>
        <w:rPr>
          <w:rFonts w:ascii="Times New Roman" w:hAnsi="Times New Roman"/>
        </w:rPr>
      </w:pPr>
      <w:r>
        <w:rPr>
          <w:rFonts w:ascii="Times New Roman" w:hAnsi="Times New Roman"/>
          <w:lang w:val="en-GB"/>
        </w:rPr>
        <w:t xml:space="preserve">Chaudhary, V., and M. K. Oli (2020). </w:t>
      </w:r>
      <w:r>
        <w:rPr>
          <w:rFonts w:ascii="Times New Roman" w:hAnsi="Times New Roman"/>
        </w:rPr>
        <w:t xml:space="preserve">A critical appraisal of population viability analysis. </w:t>
      </w:r>
      <w:proofErr w:type="spellStart"/>
      <w:r w:rsidRPr="00F54A4C">
        <w:rPr>
          <w:rFonts w:ascii="Times New Roman" w:hAnsi="Times New Roman"/>
          <w:i/>
          <w:iCs/>
        </w:rPr>
        <w:t>Conserv</w:t>
      </w:r>
      <w:proofErr w:type="spellEnd"/>
      <w:r w:rsidRPr="00F54A4C">
        <w:rPr>
          <w:rFonts w:ascii="Times New Roman" w:hAnsi="Times New Roman"/>
          <w:i/>
          <w:iCs/>
        </w:rPr>
        <w:t>. Biol.</w:t>
      </w:r>
      <w:r>
        <w:rPr>
          <w:rFonts w:ascii="Times New Roman" w:hAnsi="Times New Roman"/>
        </w:rPr>
        <w:t xml:space="preserve"> 34:26–40. </w:t>
      </w:r>
    </w:p>
    <w:p w14:paraId="0A801F5B" w14:textId="77777777" w:rsidR="00A5014A" w:rsidRDefault="00A5014A" w:rsidP="00F54A4C">
      <w:pPr>
        <w:rPr>
          <w:rFonts w:ascii="Times New Roman" w:hAnsi="Times New Roman"/>
        </w:rPr>
      </w:pPr>
      <w:r>
        <w:rPr>
          <w:rFonts w:ascii="Times New Roman" w:hAnsi="Times New Roman"/>
        </w:rPr>
        <w:t xml:space="preserve">Dale, S. (2001). Female-biased dispersal, low female recruitment, unpaired males, and the extinction of small and isolated bird populations. </w:t>
      </w:r>
      <w:r w:rsidRPr="00F54A4C">
        <w:rPr>
          <w:rFonts w:ascii="Times New Roman" w:hAnsi="Times New Roman"/>
          <w:i/>
          <w:iCs/>
        </w:rPr>
        <w:t xml:space="preserve">Oikos </w:t>
      </w:r>
      <w:r>
        <w:rPr>
          <w:rFonts w:ascii="Times New Roman" w:hAnsi="Times New Roman"/>
        </w:rPr>
        <w:t>92:344–356.</w:t>
      </w:r>
    </w:p>
    <w:p w14:paraId="703FA9CB" w14:textId="77777777" w:rsidR="00A5014A" w:rsidRPr="00811708" w:rsidRDefault="00A5014A" w:rsidP="00F54A4C">
      <w:pPr>
        <w:rPr>
          <w:rFonts w:ascii="Times New Roman" w:hAnsi="Times New Roman"/>
        </w:rPr>
      </w:pPr>
      <w:r w:rsidRPr="00F54A4C">
        <w:rPr>
          <w:rFonts w:ascii="Times New Roman" w:hAnsi="Times New Roman"/>
          <w:lang w:val="sv-SE"/>
        </w:rPr>
        <w:t>Davis, K. L., S. P. Saunders, S. Beilke, E.</w:t>
      </w:r>
      <w:r>
        <w:rPr>
          <w:rFonts w:ascii="Times New Roman" w:hAnsi="Times New Roman"/>
          <w:lang w:val="sv-SE"/>
        </w:rPr>
        <w:t xml:space="preserve"> </w:t>
      </w:r>
      <w:r w:rsidRPr="00F54A4C">
        <w:rPr>
          <w:rFonts w:ascii="Times New Roman" w:hAnsi="Times New Roman"/>
          <w:lang w:val="sv-SE"/>
        </w:rPr>
        <w:t xml:space="preserve">R. Ford, </w:t>
      </w:r>
      <w:r>
        <w:rPr>
          <w:rFonts w:ascii="Times New Roman" w:hAnsi="Times New Roman"/>
          <w:lang w:val="sv-SE"/>
        </w:rPr>
        <w:t>J.</w:t>
      </w:r>
      <w:r w:rsidRPr="00F54A4C">
        <w:rPr>
          <w:rFonts w:ascii="Times New Roman" w:hAnsi="Times New Roman"/>
          <w:lang w:val="sv-SE"/>
        </w:rPr>
        <w:t xml:space="preserve"> Fuller,</w:t>
      </w:r>
      <w:r>
        <w:rPr>
          <w:rFonts w:ascii="Times New Roman" w:hAnsi="Times New Roman"/>
          <w:lang w:val="sv-SE"/>
        </w:rPr>
        <w:t xml:space="preserve"> </w:t>
      </w:r>
      <w:r w:rsidRPr="00F54A4C">
        <w:rPr>
          <w:rFonts w:ascii="Times New Roman" w:hAnsi="Times New Roman"/>
          <w:lang w:val="sv-SE"/>
        </w:rPr>
        <w:t>A. Landgraf,</w:t>
      </w:r>
      <w:r>
        <w:rPr>
          <w:rFonts w:ascii="Times New Roman" w:hAnsi="Times New Roman"/>
          <w:lang w:val="sv-SE"/>
        </w:rPr>
        <w:t xml:space="preserve"> and</w:t>
      </w:r>
      <w:r w:rsidRPr="00F54A4C">
        <w:rPr>
          <w:rFonts w:ascii="Times New Roman" w:hAnsi="Times New Roman"/>
          <w:lang w:val="sv-SE"/>
        </w:rPr>
        <w:t xml:space="preserve"> </w:t>
      </w:r>
      <w:r>
        <w:rPr>
          <w:rFonts w:ascii="Times New Roman" w:hAnsi="Times New Roman"/>
          <w:lang w:val="sv-SE"/>
        </w:rPr>
        <w:t>E.F.</w:t>
      </w:r>
      <w:r w:rsidRPr="00F54A4C">
        <w:rPr>
          <w:rFonts w:ascii="Times New Roman" w:hAnsi="Times New Roman"/>
          <w:lang w:val="sv-SE"/>
        </w:rPr>
        <w:t xml:space="preserve"> Zipkin </w:t>
      </w:r>
      <w:r>
        <w:rPr>
          <w:rFonts w:ascii="Times New Roman" w:hAnsi="Times New Roman"/>
          <w:lang w:val="sv-SE"/>
        </w:rPr>
        <w:t>(</w:t>
      </w:r>
      <w:r w:rsidRPr="00F54A4C">
        <w:rPr>
          <w:rFonts w:ascii="Times New Roman" w:hAnsi="Times New Roman"/>
          <w:lang w:val="sv-SE"/>
        </w:rPr>
        <w:t>2023</w:t>
      </w:r>
      <w:r>
        <w:rPr>
          <w:rFonts w:ascii="Times New Roman" w:hAnsi="Times New Roman"/>
          <w:lang w:val="sv-SE"/>
        </w:rPr>
        <w:t>)</w:t>
      </w:r>
      <w:r w:rsidRPr="00F54A4C">
        <w:rPr>
          <w:rFonts w:ascii="Times New Roman" w:hAnsi="Times New Roman"/>
          <w:lang w:val="sv-SE"/>
        </w:rPr>
        <w:t xml:space="preserve">. </w:t>
      </w:r>
      <w:r>
        <w:rPr>
          <w:rFonts w:ascii="Times New Roman" w:hAnsi="Times New Roman"/>
        </w:rPr>
        <w:t xml:space="preserve">Breeding season management is unlikely to improve population viability of a data-deficient migratory species in decline. </w:t>
      </w:r>
      <w:r w:rsidRPr="00F54A4C">
        <w:rPr>
          <w:rFonts w:ascii="Times New Roman" w:hAnsi="Times New Roman"/>
          <w:i/>
          <w:iCs/>
        </w:rPr>
        <w:t xml:space="preserve">Biol. </w:t>
      </w:r>
      <w:proofErr w:type="spellStart"/>
      <w:r w:rsidRPr="00F54A4C">
        <w:rPr>
          <w:rFonts w:ascii="Times New Roman" w:hAnsi="Times New Roman"/>
          <w:i/>
          <w:iCs/>
        </w:rPr>
        <w:t>Conserv</w:t>
      </w:r>
      <w:proofErr w:type="spellEnd"/>
      <w:r w:rsidRPr="00F54A4C">
        <w:rPr>
          <w:rFonts w:ascii="Times New Roman" w:hAnsi="Times New Roman"/>
          <w:i/>
          <w:iCs/>
        </w:rPr>
        <w:t>.</w:t>
      </w:r>
      <w:r>
        <w:rPr>
          <w:rFonts w:ascii="Times New Roman" w:hAnsi="Times New Roman"/>
        </w:rPr>
        <w:t xml:space="preserve"> </w:t>
      </w:r>
      <w:r w:rsidRPr="00811708">
        <w:rPr>
          <w:rFonts w:ascii="Times New Roman" w:hAnsi="Times New Roman"/>
        </w:rPr>
        <w:t>283: 110104.</w:t>
      </w:r>
      <w:r w:rsidRPr="00811708">
        <w:rPr>
          <w:rStyle w:val="Heading1Char"/>
          <w:rFonts w:ascii="Times New Roman" w:hAnsi="Times New Roman"/>
          <w:b w:val="0"/>
          <w:sz w:val="24"/>
        </w:rPr>
        <w:t xml:space="preserve"> </w:t>
      </w:r>
      <w:r w:rsidRPr="00811708">
        <w:rPr>
          <w:rFonts w:ascii="Times New Roman" w:hAnsi="Times New Roman"/>
        </w:rPr>
        <w:t>https://doi.org/10.1016/j.biocon.2023.110104</w:t>
      </w:r>
    </w:p>
    <w:p w14:paraId="5561B260" w14:textId="77777777" w:rsidR="00A5014A" w:rsidRDefault="00A5014A" w:rsidP="00C031BD">
      <w:pPr>
        <w:rPr>
          <w:rFonts w:ascii="Times New Roman" w:hAnsi="Times New Roman"/>
        </w:rPr>
      </w:pPr>
      <w:proofErr w:type="spellStart"/>
      <w:r w:rsidRPr="00811708">
        <w:rPr>
          <w:rFonts w:ascii="Times New Roman" w:hAnsi="Times New Roman"/>
        </w:rPr>
        <w:t>Dyrcz</w:t>
      </w:r>
      <w:proofErr w:type="spellEnd"/>
      <w:r w:rsidRPr="00811708">
        <w:rPr>
          <w:rFonts w:ascii="Times New Roman" w:hAnsi="Times New Roman"/>
        </w:rPr>
        <w:t xml:space="preserve">, A., A. </w:t>
      </w:r>
      <w:proofErr w:type="spellStart"/>
      <w:r w:rsidRPr="00811708">
        <w:rPr>
          <w:rFonts w:ascii="Times New Roman" w:hAnsi="Times New Roman"/>
        </w:rPr>
        <w:t>Kozulin</w:t>
      </w:r>
      <w:proofErr w:type="spellEnd"/>
      <w:r w:rsidRPr="00811708">
        <w:rPr>
          <w:rFonts w:ascii="Times New Roman" w:hAnsi="Times New Roman"/>
        </w:rPr>
        <w:t xml:space="preserve">, L. </w:t>
      </w:r>
      <w:proofErr w:type="spellStart"/>
      <w:r w:rsidRPr="00811708">
        <w:rPr>
          <w:rFonts w:ascii="Times New Roman" w:hAnsi="Times New Roman"/>
        </w:rPr>
        <w:t>Vergeichik</w:t>
      </w:r>
      <w:proofErr w:type="spellEnd"/>
      <w:r w:rsidRPr="00811708">
        <w:rPr>
          <w:rFonts w:ascii="Times New Roman" w:hAnsi="Times New Roman"/>
        </w:rPr>
        <w:t xml:space="preserve">, and J. Kubacka (2018). </w:t>
      </w:r>
      <w:r>
        <w:rPr>
          <w:rFonts w:ascii="Times New Roman" w:hAnsi="Times New Roman"/>
        </w:rPr>
        <w:t xml:space="preserve">Breeding biology and ecology. In: </w:t>
      </w:r>
      <w:proofErr w:type="spellStart"/>
      <w:r>
        <w:rPr>
          <w:rFonts w:ascii="Times New Roman" w:hAnsi="Times New Roman"/>
        </w:rPr>
        <w:t>Tanneberger</w:t>
      </w:r>
      <w:proofErr w:type="spellEnd"/>
      <w:r>
        <w:rPr>
          <w:rFonts w:ascii="Times New Roman" w:hAnsi="Times New Roman"/>
        </w:rPr>
        <w:t>, F., Kubacka,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pp. 50–61.</w:t>
      </w:r>
    </w:p>
    <w:p w14:paraId="200500CB" w14:textId="77777777" w:rsidR="00A5014A" w:rsidRDefault="00A5014A" w:rsidP="00C031BD">
      <w:pPr>
        <w:rPr>
          <w:rFonts w:ascii="Times New Roman" w:hAnsi="Times New Roman"/>
        </w:rPr>
      </w:pPr>
      <w:proofErr w:type="spellStart"/>
      <w:r>
        <w:rPr>
          <w:rFonts w:ascii="Times New Roman" w:hAnsi="Times New Roman"/>
        </w:rPr>
        <w:lastRenderedPageBreak/>
        <w:t>Dyrcz</w:t>
      </w:r>
      <w:proofErr w:type="spellEnd"/>
      <w:r>
        <w:rPr>
          <w:rFonts w:ascii="Times New Roman" w:hAnsi="Times New Roman"/>
        </w:rPr>
        <w:t xml:space="preserve">, A., and P. </w:t>
      </w:r>
      <w:proofErr w:type="spellStart"/>
      <w:r>
        <w:rPr>
          <w:rFonts w:ascii="Times New Roman" w:hAnsi="Times New Roman"/>
        </w:rPr>
        <w:t>Chylarecki</w:t>
      </w:r>
      <w:proofErr w:type="spellEnd"/>
      <w:r>
        <w:rPr>
          <w:rFonts w:ascii="Times New Roman" w:hAnsi="Times New Roman"/>
        </w:rPr>
        <w:t xml:space="preserve"> (2018). Adult survival of Aquatic Warblers breeding in the </w:t>
      </w:r>
      <w:proofErr w:type="spellStart"/>
      <w:r>
        <w:rPr>
          <w:rFonts w:ascii="Times New Roman" w:hAnsi="Times New Roman"/>
        </w:rPr>
        <w:t>Biebrza</w:t>
      </w:r>
      <w:proofErr w:type="spellEnd"/>
      <w:r>
        <w:rPr>
          <w:rFonts w:ascii="Times New Roman" w:hAnsi="Times New Roman"/>
        </w:rPr>
        <w:t xml:space="preserve"> Marshes, Poland, In: </w:t>
      </w:r>
      <w:proofErr w:type="spellStart"/>
      <w:r>
        <w:rPr>
          <w:rFonts w:ascii="Times New Roman" w:hAnsi="Times New Roman"/>
        </w:rPr>
        <w:t>Tanneberger</w:t>
      </w:r>
      <w:proofErr w:type="spellEnd"/>
      <w:r>
        <w:rPr>
          <w:rFonts w:ascii="Times New Roman" w:hAnsi="Times New Roman"/>
        </w:rPr>
        <w:t>, F., Kubacka,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 67.</w:t>
      </w:r>
    </w:p>
    <w:p w14:paraId="7AFC1F25" w14:textId="77777777" w:rsidR="00A5014A" w:rsidRDefault="00A5014A" w:rsidP="00C031BD">
      <w:pPr>
        <w:rPr>
          <w:rFonts w:ascii="Times New Roman" w:hAnsi="Times New Roman"/>
        </w:rPr>
      </w:pPr>
      <w:proofErr w:type="spellStart"/>
      <w:r>
        <w:rPr>
          <w:rFonts w:ascii="Times New Roman" w:hAnsi="Times New Roman"/>
        </w:rPr>
        <w:t>Dyrcz</w:t>
      </w:r>
      <w:proofErr w:type="spellEnd"/>
      <w:r>
        <w:rPr>
          <w:rFonts w:ascii="Times New Roman" w:hAnsi="Times New Roman"/>
        </w:rPr>
        <w:t>, A., H. Sauer-</w:t>
      </w:r>
      <w:proofErr w:type="spellStart"/>
      <w:r>
        <w:rPr>
          <w:rFonts w:ascii="Times New Roman" w:hAnsi="Times New Roman"/>
        </w:rPr>
        <w:t>Gürth</w:t>
      </w:r>
      <w:proofErr w:type="spellEnd"/>
      <w:r>
        <w:rPr>
          <w:rFonts w:ascii="Times New Roman" w:hAnsi="Times New Roman"/>
        </w:rPr>
        <w:t xml:space="preserve">, E. </w:t>
      </w:r>
      <w:proofErr w:type="spellStart"/>
      <w:r>
        <w:rPr>
          <w:rFonts w:ascii="Times New Roman" w:hAnsi="Times New Roman"/>
        </w:rPr>
        <w:t>Tkadlec</w:t>
      </w:r>
      <w:proofErr w:type="spellEnd"/>
      <w:r>
        <w:rPr>
          <w:rFonts w:ascii="Times New Roman" w:hAnsi="Times New Roman"/>
        </w:rPr>
        <w:t xml:space="preserve">, and M. Wink (2004). Offspring sex ratio variation in relation to brood size and mortality in a promiscuous species: the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w:t>
      </w:r>
      <w:r w:rsidRPr="00C031BD">
        <w:rPr>
          <w:rFonts w:ascii="Times New Roman" w:hAnsi="Times New Roman"/>
          <w:i/>
          <w:iCs/>
        </w:rPr>
        <w:t>Ibis</w:t>
      </w:r>
      <w:r>
        <w:rPr>
          <w:rFonts w:ascii="Times New Roman" w:hAnsi="Times New Roman"/>
        </w:rPr>
        <w:t xml:space="preserve"> 146:269–280.</w:t>
      </w:r>
    </w:p>
    <w:p w14:paraId="3543BF82" w14:textId="77777777" w:rsidR="00A5014A" w:rsidRDefault="00A5014A" w:rsidP="00C031BD">
      <w:pPr>
        <w:rPr>
          <w:rFonts w:ascii="Times New Roman" w:hAnsi="Times New Roman"/>
        </w:rPr>
      </w:pPr>
      <w:r w:rsidRPr="00C031BD">
        <w:rPr>
          <w:rFonts w:ascii="Times New Roman" w:hAnsi="Times New Roman"/>
          <w:lang w:val="pl-PL"/>
        </w:rPr>
        <w:t xml:space="preserve">Dyrcz, A., and </w:t>
      </w:r>
      <w:r>
        <w:rPr>
          <w:rFonts w:ascii="Times New Roman" w:hAnsi="Times New Roman"/>
          <w:lang w:val="pl-PL"/>
        </w:rPr>
        <w:t xml:space="preserve">W. </w:t>
      </w:r>
      <w:r w:rsidRPr="00C031BD">
        <w:rPr>
          <w:rFonts w:ascii="Times New Roman" w:hAnsi="Times New Roman"/>
          <w:lang w:val="pl-PL"/>
        </w:rPr>
        <w:t xml:space="preserve">Zdunek </w:t>
      </w:r>
      <w:r>
        <w:rPr>
          <w:rFonts w:ascii="Times New Roman" w:hAnsi="Times New Roman"/>
          <w:lang w:val="pl-PL"/>
        </w:rPr>
        <w:t>(</w:t>
      </w:r>
      <w:r w:rsidRPr="00C031BD">
        <w:rPr>
          <w:rFonts w:ascii="Times New Roman" w:hAnsi="Times New Roman"/>
          <w:lang w:val="pl-PL"/>
        </w:rPr>
        <w:t>1993a</w:t>
      </w:r>
      <w:r>
        <w:rPr>
          <w:rFonts w:ascii="Times New Roman" w:hAnsi="Times New Roman"/>
          <w:lang w:val="pl-PL"/>
        </w:rPr>
        <w:t>)</w:t>
      </w:r>
      <w:r w:rsidRPr="00C031BD">
        <w:rPr>
          <w:rFonts w:ascii="Times New Roman" w:hAnsi="Times New Roman"/>
          <w:lang w:val="pl-PL"/>
        </w:rPr>
        <w:t xml:space="preserve">. </w:t>
      </w:r>
      <w:r>
        <w:rPr>
          <w:rFonts w:ascii="Times New Roman" w:hAnsi="Times New Roman"/>
        </w:rPr>
        <w:t xml:space="preserve">Breeding ecology of the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on the </w:t>
      </w:r>
      <w:proofErr w:type="spellStart"/>
      <w:r>
        <w:rPr>
          <w:rFonts w:ascii="Times New Roman" w:hAnsi="Times New Roman"/>
        </w:rPr>
        <w:t>Biebrza</w:t>
      </w:r>
      <w:proofErr w:type="spellEnd"/>
      <w:r>
        <w:rPr>
          <w:rFonts w:ascii="Times New Roman" w:hAnsi="Times New Roman"/>
        </w:rPr>
        <w:t xml:space="preserve"> marshes, northeast Poland. </w:t>
      </w:r>
      <w:r w:rsidRPr="00C031BD">
        <w:rPr>
          <w:rFonts w:ascii="Times New Roman" w:hAnsi="Times New Roman"/>
          <w:i/>
          <w:iCs/>
        </w:rPr>
        <w:t xml:space="preserve">Ibis </w:t>
      </w:r>
      <w:r>
        <w:rPr>
          <w:rFonts w:ascii="Times New Roman" w:hAnsi="Times New Roman"/>
        </w:rPr>
        <w:t>135:181–189.</w:t>
      </w:r>
    </w:p>
    <w:p w14:paraId="0316BBD1" w14:textId="77777777" w:rsidR="00A5014A" w:rsidRDefault="00A5014A" w:rsidP="00C031BD">
      <w:pPr>
        <w:rPr>
          <w:rFonts w:ascii="Times New Roman" w:hAnsi="Times New Roman"/>
        </w:rPr>
      </w:pPr>
      <w:proofErr w:type="spellStart"/>
      <w:r>
        <w:rPr>
          <w:rFonts w:ascii="Times New Roman" w:hAnsi="Times New Roman"/>
        </w:rPr>
        <w:t>Dyrcz</w:t>
      </w:r>
      <w:proofErr w:type="spellEnd"/>
      <w:r>
        <w:rPr>
          <w:rFonts w:ascii="Times New Roman" w:hAnsi="Times New Roman"/>
        </w:rPr>
        <w:t xml:space="preserve">, A., </w:t>
      </w:r>
      <w:r w:rsidRPr="00C031BD">
        <w:rPr>
          <w:rFonts w:ascii="Times New Roman" w:hAnsi="Times New Roman"/>
          <w:lang w:val="pl-PL"/>
        </w:rPr>
        <w:t xml:space="preserve">and </w:t>
      </w:r>
      <w:r>
        <w:rPr>
          <w:rFonts w:ascii="Times New Roman" w:hAnsi="Times New Roman"/>
          <w:lang w:val="pl-PL"/>
        </w:rPr>
        <w:t xml:space="preserve">W. </w:t>
      </w:r>
      <w:r w:rsidRPr="00C031BD">
        <w:rPr>
          <w:rFonts w:ascii="Times New Roman" w:hAnsi="Times New Roman"/>
          <w:lang w:val="pl-PL"/>
        </w:rPr>
        <w:t xml:space="preserve">Zdunek </w:t>
      </w:r>
      <w:r>
        <w:rPr>
          <w:rFonts w:ascii="Times New Roman" w:hAnsi="Times New Roman"/>
          <w:lang w:val="pl-PL"/>
        </w:rPr>
        <w:t>(</w:t>
      </w:r>
      <w:r>
        <w:rPr>
          <w:rFonts w:ascii="Times New Roman" w:hAnsi="Times New Roman"/>
        </w:rPr>
        <w:t xml:space="preserve">1993b). Breeding statistics of the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on the </w:t>
      </w:r>
      <w:proofErr w:type="spellStart"/>
      <w:r>
        <w:rPr>
          <w:rFonts w:ascii="Times New Roman" w:hAnsi="Times New Roman"/>
        </w:rPr>
        <w:t>Biebrza</w:t>
      </w:r>
      <w:proofErr w:type="spellEnd"/>
      <w:r>
        <w:rPr>
          <w:rFonts w:ascii="Times New Roman" w:hAnsi="Times New Roman"/>
        </w:rPr>
        <w:t xml:space="preserve"> Marshes, northeast Poland. </w:t>
      </w:r>
      <w:r w:rsidRPr="00C031BD">
        <w:rPr>
          <w:rFonts w:ascii="Times New Roman" w:hAnsi="Times New Roman"/>
          <w:i/>
          <w:iCs/>
        </w:rPr>
        <w:t xml:space="preserve">J. </w:t>
      </w:r>
      <w:proofErr w:type="spellStart"/>
      <w:r w:rsidRPr="00C031BD">
        <w:rPr>
          <w:rFonts w:ascii="Times New Roman" w:hAnsi="Times New Roman"/>
          <w:i/>
          <w:iCs/>
        </w:rPr>
        <w:t>Ornithol</w:t>
      </w:r>
      <w:proofErr w:type="spellEnd"/>
      <w:r w:rsidRPr="00C031BD">
        <w:rPr>
          <w:rFonts w:ascii="Times New Roman" w:hAnsi="Times New Roman"/>
          <w:i/>
          <w:iCs/>
        </w:rPr>
        <w:t>.</w:t>
      </w:r>
      <w:r>
        <w:rPr>
          <w:rFonts w:ascii="Times New Roman" w:hAnsi="Times New Roman"/>
        </w:rPr>
        <w:t xml:space="preserve"> 134:317–323.</w:t>
      </w:r>
    </w:p>
    <w:p w14:paraId="1A2FEF62" w14:textId="77777777" w:rsidR="00A5014A" w:rsidRDefault="00A5014A" w:rsidP="00C031BD">
      <w:pPr>
        <w:rPr>
          <w:rFonts w:ascii="Times New Roman" w:hAnsi="Times New Roman"/>
        </w:rPr>
      </w:pPr>
      <w:r>
        <w:rPr>
          <w:rFonts w:ascii="Times New Roman" w:hAnsi="Times New Roman"/>
        </w:rPr>
        <w:t xml:space="preserve">Finch, T., J. W. Pearce-Higgins, D. I. Leech, and K. L. Evans (2014). Carry-over effects from passage regions are more important than breeding climate in determining the breeding phenology and performance of three avian migrants of conservation concern. </w:t>
      </w:r>
      <w:proofErr w:type="spellStart"/>
      <w:r w:rsidRPr="00C031BD">
        <w:rPr>
          <w:rFonts w:ascii="Times New Roman" w:hAnsi="Times New Roman"/>
          <w:i/>
          <w:iCs/>
        </w:rPr>
        <w:t>Biodivers</w:t>
      </w:r>
      <w:proofErr w:type="spellEnd"/>
      <w:r w:rsidRPr="00C031BD">
        <w:rPr>
          <w:rFonts w:ascii="Times New Roman" w:hAnsi="Times New Roman"/>
          <w:i/>
          <w:iCs/>
        </w:rPr>
        <w:t xml:space="preserve">. </w:t>
      </w:r>
      <w:proofErr w:type="spellStart"/>
      <w:r w:rsidRPr="00C031BD">
        <w:rPr>
          <w:rFonts w:ascii="Times New Roman" w:hAnsi="Times New Roman"/>
          <w:i/>
          <w:iCs/>
        </w:rPr>
        <w:t>Conserv</w:t>
      </w:r>
      <w:proofErr w:type="spellEnd"/>
      <w:r>
        <w:rPr>
          <w:rFonts w:ascii="Times New Roman" w:hAnsi="Times New Roman"/>
        </w:rPr>
        <w:t>. 23:2427–2444.</w:t>
      </w:r>
    </w:p>
    <w:p w14:paraId="3BFF4DC2" w14:textId="77777777" w:rsidR="00A5014A" w:rsidRDefault="00A5014A" w:rsidP="00C031BD">
      <w:pPr>
        <w:rPr>
          <w:rFonts w:ascii="Times New Roman" w:hAnsi="Times New Roman"/>
        </w:rPr>
      </w:pPr>
      <w:r>
        <w:rPr>
          <w:rFonts w:ascii="Times New Roman" w:hAnsi="Times New Roman"/>
        </w:rPr>
        <w:t xml:space="preserve">Flade, M., S. Lisovski, V. </w:t>
      </w:r>
      <w:proofErr w:type="spellStart"/>
      <w:r>
        <w:rPr>
          <w:rFonts w:ascii="Times New Roman" w:hAnsi="Times New Roman"/>
        </w:rPr>
        <w:t>Eigirdas</w:t>
      </w:r>
      <w:proofErr w:type="spellEnd"/>
      <w:r>
        <w:rPr>
          <w:rFonts w:ascii="Times New Roman" w:hAnsi="Times New Roman"/>
        </w:rPr>
        <w:t xml:space="preserve">, B. Giessing, F. Jiguet, O. </w:t>
      </w:r>
      <w:proofErr w:type="spellStart"/>
      <w:r>
        <w:rPr>
          <w:rFonts w:ascii="Times New Roman" w:hAnsi="Times New Roman"/>
        </w:rPr>
        <w:t>Keišs</w:t>
      </w:r>
      <w:proofErr w:type="spellEnd"/>
      <w:r>
        <w:rPr>
          <w:rFonts w:ascii="Times New Roman" w:hAnsi="Times New Roman"/>
        </w:rPr>
        <w:t xml:space="preserve">, and M. </w:t>
      </w:r>
      <w:proofErr w:type="spellStart"/>
      <w:r>
        <w:rPr>
          <w:rFonts w:ascii="Times New Roman" w:hAnsi="Times New Roman"/>
        </w:rPr>
        <w:t>Nemtchinov</w:t>
      </w:r>
      <w:proofErr w:type="spellEnd"/>
      <w:r>
        <w:rPr>
          <w:rFonts w:ascii="Times New Roman" w:hAnsi="Times New Roman"/>
        </w:rPr>
        <w:t xml:space="preserve"> (2023). Migration routes and wintering sites of the Aquatic Warblers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breeding in Lithuania and North Belarus. bioRxiv2023.10.10.561376; </w:t>
      </w:r>
      <w:proofErr w:type="spellStart"/>
      <w:r>
        <w:rPr>
          <w:rFonts w:ascii="Times New Roman" w:hAnsi="Times New Roman"/>
        </w:rPr>
        <w:t>doi</w:t>
      </w:r>
      <w:proofErr w:type="spellEnd"/>
      <w:r>
        <w:rPr>
          <w:rFonts w:ascii="Times New Roman" w:hAnsi="Times New Roman"/>
        </w:rPr>
        <w:t>: https://doi.org/10.1101/2023.10.10.561376</w:t>
      </w:r>
    </w:p>
    <w:p w14:paraId="4C56DD13" w14:textId="77777777" w:rsidR="00A5014A" w:rsidRDefault="00A5014A" w:rsidP="00C031BD">
      <w:pPr>
        <w:rPr>
          <w:rFonts w:ascii="Times New Roman" w:hAnsi="Times New Roman"/>
        </w:rPr>
      </w:pPr>
      <w:r w:rsidRPr="00232530">
        <w:rPr>
          <w:rFonts w:ascii="Times New Roman" w:hAnsi="Times New Roman"/>
          <w:rPrChange w:id="1254" w:author="Jaume Badia" w:date="2025-10-02T18:09:00Z" w16du:dateUtc="2025-10-02T16:09:00Z">
            <w:rPr>
              <w:rFonts w:ascii="Times New Roman" w:hAnsi="Times New Roman"/>
              <w:lang w:val="de-DE"/>
            </w:rPr>
          </w:rPrChange>
        </w:rPr>
        <w:t xml:space="preserve">Flade, M., U. </w:t>
      </w:r>
      <w:proofErr w:type="spellStart"/>
      <w:r w:rsidRPr="00232530">
        <w:rPr>
          <w:rFonts w:ascii="Times New Roman" w:hAnsi="Times New Roman"/>
          <w:rPrChange w:id="1255" w:author="Jaume Badia" w:date="2025-10-02T18:09:00Z" w16du:dateUtc="2025-10-02T16:09:00Z">
            <w:rPr>
              <w:rFonts w:ascii="Times New Roman" w:hAnsi="Times New Roman"/>
              <w:lang w:val="de-DE"/>
            </w:rPr>
          </w:rPrChange>
        </w:rPr>
        <w:t>Malashevich</w:t>
      </w:r>
      <w:proofErr w:type="spellEnd"/>
      <w:r w:rsidRPr="00232530">
        <w:rPr>
          <w:rFonts w:ascii="Times New Roman" w:hAnsi="Times New Roman"/>
          <w:rPrChange w:id="1256" w:author="Jaume Badia" w:date="2025-10-02T18:09:00Z" w16du:dateUtc="2025-10-02T16:09:00Z">
            <w:rPr>
              <w:rFonts w:ascii="Times New Roman" w:hAnsi="Times New Roman"/>
              <w:lang w:val="de-DE"/>
            </w:rPr>
          </w:rPrChange>
        </w:rPr>
        <w:t xml:space="preserve">, J. </w:t>
      </w:r>
      <w:proofErr w:type="spellStart"/>
      <w:r w:rsidRPr="00232530">
        <w:rPr>
          <w:rFonts w:ascii="Times New Roman" w:hAnsi="Times New Roman"/>
          <w:rPrChange w:id="1257" w:author="Jaume Badia" w:date="2025-10-02T18:09:00Z" w16du:dateUtc="2025-10-02T16:09:00Z">
            <w:rPr>
              <w:rFonts w:ascii="Times New Roman" w:hAnsi="Times New Roman"/>
              <w:lang w:val="de-DE"/>
            </w:rPr>
          </w:rPrChange>
        </w:rPr>
        <w:t>Krogulec</w:t>
      </w:r>
      <w:proofErr w:type="spellEnd"/>
      <w:r w:rsidRPr="00232530">
        <w:rPr>
          <w:rFonts w:ascii="Times New Roman" w:hAnsi="Times New Roman"/>
          <w:rPrChange w:id="1258" w:author="Jaume Badia" w:date="2025-10-02T18:09:00Z" w16du:dateUtc="2025-10-02T16:09:00Z">
            <w:rPr>
              <w:rFonts w:ascii="Times New Roman" w:hAnsi="Times New Roman"/>
              <w:lang w:val="de-DE"/>
            </w:rPr>
          </w:rPrChange>
        </w:rPr>
        <w:t xml:space="preserve">, A. </w:t>
      </w:r>
      <w:proofErr w:type="spellStart"/>
      <w:r w:rsidRPr="00232530">
        <w:rPr>
          <w:rFonts w:ascii="Times New Roman" w:hAnsi="Times New Roman"/>
          <w:rPrChange w:id="1259" w:author="Jaume Badia" w:date="2025-10-02T18:09:00Z" w16du:dateUtc="2025-10-02T16:09:00Z">
            <w:rPr>
              <w:rFonts w:ascii="Times New Roman" w:hAnsi="Times New Roman"/>
              <w:lang w:val="de-DE"/>
            </w:rPr>
          </w:rPrChange>
        </w:rPr>
        <w:t>Poluda</w:t>
      </w:r>
      <w:proofErr w:type="spellEnd"/>
      <w:r w:rsidRPr="00232530">
        <w:rPr>
          <w:rFonts w:ascii="Times New Roman" w:hAnsi="Times New Roman"/>
          <w:rPrChange w:id="1260" w:author="Jaume Badia" w:date="2025-10-02T18:09:00Z" w16du:dateUtc="2025-10-02T16:09:00Z">
            <w:rPr>
              <w:rFonts w:ascii="Times New Roman" w:hAnsi="Times New Roman"/>
              <w:lang w:val="de-DE"/>
            </w:rPr>
          </w:rPrChange>
        </w:rPr>
        <w:t xml:space="preserve">, Z. </w:t>
      </w:r>
      <w:proofErr w:type="spellStart"/>
      <w:r w:rsidRPr="00232530">
        <w:rPr>
          <w:rFonts w:ascii="Times New Roman" w:hAnsi="Times New Roman"/>
          <w:rPrChange w:id="1261" w:author="Jaume Badia" w:date="2025-10-02T18:09:00Z" w16du:dateUtc="2025-10-02T16:09:00Z">
            <w:rPr>
              <w:rFonts w:ascii="Times New Roman" w:hAnsi="Times New Roman"/>
              <w:lang w:val="de-DE"/>
            </w:rPr>
          </w:rPrChange>
        </w:rPr>
        <w:t>Preiksa</w:t>
      </w:r>
      <w:proofErr w:type="spellEnd"/>
      <w:r w:rsidRPr="00232530">
        <w:rPr>
          <w:rFonts w:ascii="Times New Roman" w:hAnsi="Times New Roman"/>
          <w:rPrChange w:id="1262" w:author="Jaume Badia" w:date="2025-10-02T18:09:00Z" w16du:dateUtc="2025-10-02T16:09:00Z">
            <w:rPr>
              <w:rFonts w:ascii="Times New Roman" w:hAnsi="Times New Roman"/>
              <w:lang w:val="de-DE"/>
            </w:rPr>
          </w:rPrChange>
        </w:rPr>
        <w:t xml:space="preserve">, Z. Végvári, and L. Lachmann (2018). </w:t>
      </w:r>
      <w:r>
        <w:rPr>
          <w:rFonts w:ascii="Times New Roman" w:hAnsi="Times New Roman"/>
        </w:rPr>
        <w:t xml:space="preserve">World distribution, population, and trends. In: </w:t>
      </w:r>
      <w:proofErr w:type="spellStart"/>
      <w:r>
        <w:rPr>
          <w:rFonts w:ascii="Times New Roman" w:hAnsi="Times New Roman"/>
        </w:rPr>
        <w:t>Tanneberger</w:t>
      </w:r>
      <w:proofErr w:type="spellEnd"/>
      <w:r>
        <w:rPr>
          <w:rFonts w:ascii="Times New Roman" w:hAnsi="Times New Roman"/>
        </w:rPr>
        <w:t>, F., Kubacka,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pp. 22–35.</w:t>
      </w:r>
    </w:p>
    <w:p w14:paraId="3B6BF453" w14:textId="77777777" w:rsidR="00A5014A" w:rsidRDefault="00A5014A" w:rsidP="00C031BD">
      <w:pPr>
        <w:rPr>
          <w:rFonts w:ascii="Times New Roman" w:hAnsi="Times New Roman"/>
        </w:rPr>
      </w:pPr>
      <w:r w:rsidRPr="00E82D49">
        <w:rPr>
          <w:rFonts w:ascii="Times New Roman" w:hAnsi="Times New Roman"/>
        </w:rPr>
        <w:t>Frankham</w:t>
      </w:r>
      <w:r>
        <w:rPr>
          <w:rFonts w:ascii="Times New Roman" w:hAnsi="Times New Roman"/>
        </w:rPr>
        <w:t>,</w:t>
      </w:r>
      <w:r w:rsidRPr="00E82D49">
        <w:rPr>
          <w:rFonts w:ascii="Times New Roman" w:hAnsi="Times New Roman"/>
        </w:rPr>
        <w:t xml:space="preserve"> R</w:t>
      </w:r>
      <w:r>
        <w:rPr>
          <w:rFonts w:ascii="Times New Roman" w:hAnsi="Times New Roman"/>
        </w:rPr>
        <w:t>.</w:t>
      </w:r>
      <w:r w:rsidRPr="00E82D49">
        <w:rPr>
          <w:rFonts w:ascii="Times New Roman" w:hAnsi="Times New Roman"/>
        </w:rPr>
        <w:t>, C</w:t>
      </w:r>
      <w:r>
        <w:rPr>
          <w:rFonts w:ascii="Times New Roman" w:hAnsi="Times New Roman"/>
        </w:rPr>
        <w:t xml:space="preserve">. </w:t>
      </w:r>
      <w:r w:rsidRPr="00E82D49">
        <w:rPr>
          <w:rFonts w:ascii="Times New Roman" w:hAnsi="Times New Roman"/>
        </w:rPr>
        <w:t>J</w:t>
      </w:r>
      <w:r>
        <w:rPr>
          <w:rFonts w:ascii="Times New Roman" w:hAnsi="Times New Roman"/>
        </w:rPr>
        <w:t>.</w:t>
      </w:r>
      <w:r w:rsidRPr="00E82D49">
        <w:rPr>
          <w:rFonts w:ascii="Times New Roman" w:hAnsi="Times New Roman"/>
        </w:rPr>
        <w:t xml:space="preserve"> Bradshaw</w:t>
      </w:r>
      <w:r>
        <w:rPr>
          <w:rFonts w:ascii="Times New Roman" w:hAnsi="Times New Roman"/>
        </w:rPr>
        <w:t>,</w:t>
      </w:r>
      <w:r w:rsidRPr="00E82D49">
        <w:rPr>
          <w:rFonts w:ascii="Times New Roman" w:hAnsi="Times New Roman"/>
        </w:rPr>
        <w:t xml:space="preserve"> </w:t>
      </w:r>
      <w:r>
        <w:rPr>
          <w:rFonts w:ascii="Times New Roman" w:hAnsi="Times New Roman"/>
        </w:rPr>
        <w:t xml:space="preserve">and </w:t>
      </w:r>
      <w:r w:rsidRPr="00E82D49">
        <w:rPr>
          <w:rFonts w:ascii="Times New Roman" w:hAnsi="Times New Roman"/>
        </w:rPr>
        <w:t>B</w:t>
      </w:r>
      <w:r>
        <w:rPr>
          <w:rFonts w:ascii="Times New Roman" w:hAnsi="Times New Roman"/>
        </w:rPr>
        <w:t xml:space="preserve">. </w:t>
      </w:r>
      <w:r w:rsidRPr="00E82D49">
        <w:rPr>
          <w:rFonts w:ascii="Times New Roman" w:hAnsi="Times New Roman"/>
        </w:rPr>
        <w:t>W</w:t>
      </w:r>
      <w:r>
        <w:rPr>
          <w:rFonts w:ascii="Times New Roman" w:hAnsi="Times New Roman"/>
        </w:rPr>
        <w:t>.</w:t>
      </w:r>
      <w:r w:rsidRPr="00E82D49">
        <w:rPr>
          <w:rFonts w:ascii="Times New Roman" w:hAnsi="Times New Roman"/>
        </w:rPr>
        <w:t xml:space="preserve"> Brook </w:t>
      </w:r>
      <w:r>
        <w:rPr>
          <w:rFonts w:ascii="Times New Roman" w:hAnsi="Times New Roman"/>
        </w:rPr>
        <w:t>(</w:t>
      </w:r>
      <w:r w:rsidRPr="00E82D49">
        <w:rPr>
          <w:rFonts w:ascii="Times New Roman" w:hAnsi="Times New Roman"/>
        </w:rPr>
        <w:t>2014</w:t>
      </w:r>
      <w:r>
        <w:rPr>
          <w:rFonts w:ascii="Times New Roman" w:hAnsi="Times New Roman"/>
        </w:rPr>
        <w:t>).</w:t>
      </w:r>
      <w:r w:rsidRPr="00E82D49">
        <w:rPr>
          <w:rFonts w:ascii="Times New Roman" w:hAnsi="Times New Roman"/>
        </w:rPr>
        <w:t xml:space="preserve"> Genetics in conservation</w:t>
      </w:r>
      <w:r>
        <w:rPr>
          <w:rFonts w:ascii="Times New Roman" w:hAnsi="Times New Roman"/>
        </w:rPr>
        <w:t xml:space="preserve"> </w:t>
      </w:r>
      <w:r w:rsidRPr="00E82D49">
        <w:rPr>
          <w:rFonts w:ascii="Times New Roman" w:hAnsi="Times New Roman"/>
        </w:rPr>
        <w:t>management: revised recommendations for the 50/500 rules, red</w:t>
      </w:r>
      <w:r>
        <w:rPr>
          <w:rFonts w:ascii="Times New Roman" w:hAnsi="Times New Roman"/>
        </w:rPr>
        <w:t xml:space="preserve"> </w:t>
      </w:r>
      <w:r w:rsidRPr="00E82D49">
        <w:rPr>
          <w:rFonts w:ascii="Times New Roman" w:hAnsi="Times New Roman"/>
        </w:rPr>
        <w:t xml:space="preserve">List criteria and population viability analyses. </w:t>
      </w:r>
      <w:r w:rsidRPr="00C031BD">
        <w:rPr>
          <w:rFonts w:ascii="Times New Roman" w:hAnsi="Times New Roman"/>
          <w:i/>
          <w:iCs/>
        </w:rPr>
        <w:t xml:space="preserve">Biol. </w:t>
      </w:r>
      <w:proofErr w:type="spellStart"/>
      <w:r w:rsidRPr="00C031BD">
        <w:rPr>
          <w:rFonts w:ascii="Times New Roman" w:hAnsi="Times New Roman"/>
          <w:i/>
          <w:iCs/>
        </w:rPr>
        <w:t>Conserv</w:t>
      </w:r>
      <w:proofErr w:type="spellEnd"/>
      <w:r w:rsidRPr="00C031BD">
        <w:rPr>
          <w:rFonts w:ascii="Times New Roman" w:hAnsi="Times New Roman"/>
          <w:i/>
          <w:iCs/>
        </w:rPr>
        <w:t>.</w:t>
      </w:r>
      <w:r w:rsidRPr="00E82D49">
        <w:rPr>
          <w:rFonts w:ascii="Times New Roman" w:hAnsi="Times New Roman"/>
        </w:rPr>
        <w:t xml:space="preserve"> 170</w:t>
      </w:r>
      <w:r>
        <w:rPr>
          <w:rFonts w:ascii="Times New Roman" w:hAnsi="Times New Roman"/>
        </w:rPr>
        <w:t>:</w:t>
      </w:r>
      <w:r w:rsidRPr="00E82D49">
        <w:rPr>
          <w:rFonts w:ascii="Times New Roman" w:hAnsi="Times New Roman"/>
        </w:rPr>
        <w:t>56–63</w:t>
      </w:r>
      <w:r>
        <w:rPr>
          <w:rFonts w:ascii="Times New Roman" w:hAnsi="Times New Roman"/>
        </w:rPr>
        <w:t>.</w:t>
      </w:r>
    </w:p>
    <w:p w14:paraId="3788E680" w14:textId="77777777" w:rsidR="00A5014A" w:rsidRDefault="00A5014A" w:rsidP="00C031BD">
      <w:pPr>
        <w:rPr>
          <w:rFonts w:ascii="Times New Roman" w:hAnsi="Times New Roman"/>
        </w:rPr>
      </w:pPr>
      <w:r>
        <w:rPr>
          <w:rFonts w:ascii="Times New Roman" w:hAnsi="Times New Roman"/>
        </w:rPr>
        <w:t xml:space="preserve">Grinkevich, V., N. Chernetsov, and A. Mukhin (2009). Juvenile Reed Warblers </w:t>
      </w:r>
      <w:r>
        <w:rPr>
          <w:rFonts w:ascii="Times New Roman" w:hAnsi="Times New Roman"/>
          <w:i/>
          <w:iCs/>
        </w:rPr>
        <w:t xml:space="preserve">Acrocephalus </w:t>
      </w:r>
      <w:proofErr w:type="spellStart"/>
      <w:r>
        <w:rPr>
          <w:rFonts w:ascii="Times New Roman" w:hAnsi="Times New Roman"/>
          <w:i/>
          <w:iCs/>
        </w:rPr>
        <w:t>scirpaceus</w:t>
      </w:r>
      <w:proofErr w:type="spellEnd"/>
      <w:r>
        <w:rPr>
          <w:rFonts w:ascii="Times New Roman" w:hAnsi="Times New Roman"/>
        </w:rPr>
        <w:t xml:space="preserve"> see the world but settle close to home. </w:t>
      </w:r>
      <w:r w:rsidRPr="00C031BD">
        <w:rPr>
          <w:rFonts w:ascii="Times New Roman" w:hAnsi="Times New Roman"/>
          <w:i/>
          <w:iCs/>
        </w:rPr>
        <w:t>Avian Ecol. Behav.</w:t>
      </w:r>
      <w:r>
        <w:rPr>
          <w:rFonts w:ascii="Times New Roman" w:hAnsi="Times New Roman"/>
        </w:rPr>
        <w:t xml:space="preserve"> 16:3–10.</w:t>
      </w:r>
    </w:p>
    <w:p w14:paraId="19FF87E1" w14:textId="77777777" w:rsidR="00A5014A" w:rsidRDefault="00A5014A" w:rsidP="00C031BD">
      <w:pPr>
        <w:rPr>
          <w:rFonts w:ascii="Times New Roman" w:hAnsi="Times New Roman"/>
        </w:rPr>
      </w:pPr>
      <w:r w:rsidRPr="00C031BD">
        <w:rPr>
          <w:rFonts w:ascii="Times New Roman" w:hAnsi="Times New Roman"/>
          <w:lang w:val="pl-PL"/>
        </w:rPr>
        <w:t>Halupka, L., K. Wierucka, H.</w:t>
      </w:r>
      <w:r>
        <w:rPr>
          <w:rFonts w:ascii="Times New Roman" w:hAnsi="Times New Roman"/>
          <w:lang w:val="pl-PL"/>
        </w:rPr>
        <w:t xml:space="preserve"> </w:t>
      </w:r>
      <w:r w:rsidRPr="00C031BD">
        <w:rPr>
          <w:rFonts w:ascii="Times New Roman" w:hAnsi="Times New Roman"/>
          <w:lang w:val="pl-PL"/>
        </w:rPr>
        <w:t xml:space="preserve">Sztwiertnia, and E., </w:t>
      </w:r>
      <w:r>
        <w:rPr>
          <w:rFonts w:ascii="Times New Roman" w:hAnsi="Times New Roman"/>
          <w:lang w:val="pl-PL"/>
        </w:rPr>
        <w:t>Klimczuk</w:t>
      </w:r>
      <w:r w:rsidRPr="00C031BD">
        <w:rPr>
          <w:rFonts w:ascii="Times New Roman" w:hAnsi="Times New Roman"/>
          <w:lang w:val="pl-PL"/>
        </w:rPr>
        <w:t xml:space="preserve"> </w:t>
      </w:r>
      <w:r>
        <w:rPr>
          <w:rFonts w:ascii="Times New Roman" w:hAnsi="Times New Roman"/>
          <w:lang w:val="pl-PL"/>
        </w:rPr>
        <w:t>(</w:t>
      </w:r>
      <w:r w:rsidRPr="00C031BD">
        <w:rPr>
          <w:rFonts w:ascii="Times New Roman" w:hAnsi="Times New Roman"/>
          <w:lang w:val="pl-PL"/>
        </w:rPr>
        <w:t>2017</w:t>
      </w:r>
      <w:r>
        <w:rPr>
          <w:rFonts w:ascii="Times New Roman" w:hAnsi="Times New Roman"/>
          <w:lang w:val="pl-PL"/>
        </w:rPr>
        <w:t>)</w:t>
      </w:r>
      <w:r w:rsidRPr="00C031BD">
        <w:rPr>
          <w:rFonts w:ascii="Times New Roman" w:hAnsi="Times New Roman"/>
          <w:lang w:val="pl-PL"/>
        </w:rPr>
        <w:t xml:space="preserve">. </w:t>
      </w:r>
      <w:r>
        <w:rPr>
          <w:rFonts w:ascii="Times New Roman" w:hAnsi="Times New Roman"/>
        </w:rPr>
        <w:t xml:space="preserve">Conditions at autumn stopover sites affect survival of a migratory passerine. </w:t>
      </w:r>
      <w:r w:rsidRPr="00C031BD">
        <w:rPr>
          <w:rFonts w:ascii="Times New Roman" w:hAnsi="Times New Roman"/>
          <w:i/>
          <w:iCs/>
        </w:rPr>
        <w:t xml:space="preserve">J. </w:t>
      </w:r>
      <w:proofErr w:type="spellStart"/>
      <w:r w:rsidRPr="00C031BD">
        <w:rPr>
          <w:rFonts w:ascii="Times New Roman" w:hAnsi="Times New Roman"/>
          <w:i/>
          <w:iCs/>
        </w:rPr>
        <w:t>Ornithol</w:t>
      </w:r>
      <w:proofErr w:type="spellEnd"/>
      <w:r w:rsidRPr="00C031BD">
        <w:rPr>
          <w:rFonts w:ascii="Times New Roman" w:hAnsi="Times New Roman"/>
          <w:i/>
          <w:iCs/>
        </w:rPr>
        <w:t>.</w:t>
      </w:r>
      <w:r>
        <w:rPr>
          <w:rFonts w:ascii="Times New Roman" w:hAnsi="Times New Roman"/>
        </w:rPr>
        <w:t xml:space="preserve"> 158:979–988.</w:t>
      </w:r>
    </w:p>
    <w:p w14:paraId="7B0C923C" w14:textId="77777777" w:rsidR="00A5014A" w:rsidRDefault="00A5014A" w:rsidP="00C031BD">
      <w:pPr>
        <w:rPr>
          <w:rFonts w:ascii="Times New Roman" w:hAnsi="Times New Roman"/>
        </w:rPr>
      </w:pPr>
      <w:r>
        <w:rPr>
          <w:rFonts w:ascii="Times New Roman" w:hAnsi="Times New Roman"/>
        </w:rPr>
        <w:t xml:space="preserve">Heinsohn, R., R. Lacy, A. Elphinstone, D. Ingwersen, B. J. Pitcher, M. Roderick, E. </w:t>
      </w:r>
      <w:proofErr w:type="spellStart"/>
      <w:r>
        <w:rPr>
          <w:rFonts w:ascii="Times New Roman" w:hAnsi="Times New Roman"/>
        </w:rPr>
        <w:t>Schmelitschek</w:t>
      </w:r>
      <w:proofErr w:type="spellEnd"/>
      <w:r>
        <w:rPr>
          <w:rFonts w:ascii="Times New Roman" w:hAnsi="Times New Roman"/>
        </w:rPr>
        <w:t xml:space="preserve">, M. Van Sluys, D. Stojanovic, J. </w:t>
      </w:r>
      <w:proofErr w:type="spellStart"/>
      <w:r>
        <w:rPr>
          <w:rFonts w:ascii="Times New Roman" w:hAnsi="Times New Roman"/>
        </w:rPr>
        <w:t>Tripovich</w:t>
      </w:r>
      <w:proofErr w:type="spellEnd"/>
      <w:r>
        <w:rPr>
          <w:rFonts w:ascii="Times New Roman" w:hAnsi="Times New Roman"/>
        </w:rPr>
        <w:t xml:space="preserve">, and R. Crates (2022). Population viability in data deficient nomadic species: what it will take to save regent honeyeaters from extinction. Biol. </w:t>
      </w:r>
      <w:proofErr w:type="spellStart"/>
      <w:r>
        <w:rPr>
          <w:rFonts w:ascii="Times New Roman" w:hAnsi="Times New Roman"/>
        </w:rPr>
        <w:t>Conserv</w:t>
      </w:r>
      <w:proofErr w:type="spellEnd"/>
      <w:r>
        <w:rPr>
          <w:rFonts w:ascii="Times New Roman" w:hAnsi="Times New Roman"/>
        </w:rPr>
        <w:t>. 266:109430.</w:t>
      </w:r>
    </w:p>
    <w:p w14:paraId="2C52FD49" w14:textId="77777777" w:rsidR="00A5014A" w:rsidRDefault="00A5014A" w:rsidP="00C031BD">
      <w:pPr>
        <w:rPr>
          <w:rFonts w:ascii="Times New Roman" w:hAnsi="Times New Roman"/>
        </w:rPr>
      </w:pPr>
      <w:r>
        <w:rPr>
          <w:rFonts w:ascii="Times New Roman" w:hAnsi="Times New Roman"/>
        </w:rPr>
        <w:t xml:space="preserve">Imlay, T. I., J. F. Crowley, A. M. Argue, J. C. Steiner, D. R. Norris, and B. J. M. </w:t>
      </w:r>
      <w:proofErr w:type="spellStart"/>
      <w:r>
        <w:rPr>
          <w:rFonts w:ascii="Times New Roman" w:hAnsi="Times New Roman"/>
        </w:rPr>
        <w:t>Stutchbury</w:t>
      </w:r>
      <w:proofErr w:type="spellEnd"/>
      <w:r>
        <w:rPr>
          <w:rFonts w:ascii="Times New Roman" w:hAnsi="Times New Roman"/>
        </w:rPr>
        <w:t xml:space="preserve"> (2010). Survival, dispersal and early migration movements of captive-bred juvenile eastern loggerhead shrikes (</w:t>
      </w:r>
      <w:r>
        <w:rPr>
          <w:rFonts w:ascii="Times New Roman" w:hAnsi="Times New Roman"/>
          <w:i/>
          <w:iCs/>
        </w:rPr>
        <w:t xml:space="preserve">Lanius </w:t>
      </w:r>
      <w:proofErr w:type="spellStart"/>
      <w:r>
        <w:rPr>
          <w:rFonts w:ascii="Times New Roman" w:hAnsi="Times New Roman"/>
          <w:i/>
          <w:iCs/>
        </w:rPr>
        <w:t>ludovicianus</w:t>
      </w:r>
      <w:proofErr w:type="spellEnd"/>
      <w:r>
        <w:rPr>
          <w:rFonts w:ascii="Times New Roman" w:hAnsi="Times New Roman"/>
          <w:i/>
          <w:iCs/>
        </w:rPr>
        <w:t xml:space="preserve"> </w:t>
      </w:r>
      <w:proofErr w:type="spellStart"/>
      <w:r>
        <w:rPr>
          <w:rFonts w:ascii="Times New Roman" w:hAnsi="Times New Roman"/>
          <w:i/>
          <w:iCs/>
        </w:rPr>
        <w:t>migrans</w:t>
      </w:r>
      <w:proofErr w:type="spellEnd"/>
      <w:r>
        <w:rPr>
          <w:rFonts w:ascii="Times New Roman" w:hAnsi="Times New Roman"/>
        </w:rPr>
        <w:t xml:space="preserve">). </w:t>
      </w:r>
      <w:r w:rsidRPr="00C031BD">
        <w:rPr>
          <w:rFonts w:ascii="Times New Roman" w:hAnsi="Times New Roman"/>
          <w:i/>
          <w:iCs/>
        </w:rPr>
        <w:t xml:space="preserve">Biol. </w:t>
      </w:r>
      <w:proofErr w:type="spellStart"/>
      <w:r w:rsidRPr="00C031BD">
        <w:rPr>
          <w:rFonts w:ascii="Times New Roman" w:hAnsi="Times New Roman"/>
          <w:i/>
          <w:iCs/>
        </w:rPr>
        <w:t>Conserv</w:t>
      </w:r>
      <w:proofErr w:type="spellEnd"/>
      <w:r w:rsidRPr="00C031BD">
        <w:rPr>
          <w:rFonts w:ascii="Times New Roman" w:hAnsi="Times New Roman"/>
          <w:i/>
          <w:iCs/>
        </w:rPr>
        <w:t>.</w:t>
      </w:r>
      <w:r>
        <w:rPr>
          <w:rFonts w:ascii="Times New Roman" w:hAnsi="Times New Roman"/>
        </w:rPr>
        <w:t xml:space="preserve"> 143:2578–2582.</w:t>
      </w:r>
    </w:p>
    <w:p w14:paraId="06CBAC2B" w14:textId="77777777" w:rsidR="00A5014A" w:rsidRDefault="00A5014A" w:rsidP="00484A66">
      <w:pPr>
        <w:rPr>
          <w:rFonts w:ascii="Times New Roman" w:hAnsi="Times New Roman"/>
        </w:rPr>
      </w:pPr>
      <w:r>
        <w:rPr>
          <w:rFonts w:ascii="Times New Roman" w:hAnsi="Times New Roman"/>
        </w:rPr>
        <w:lastRenderedPageBreak/>
        <w:t>IUCN/SSC (2013). Guidelines for Reintroductions and Other Conservation Translocations. Version 1.0. Gland, Switzerland: IUCN Species Survival Commission.</w:t>
      </w:r>
    </w:p>
    <w:p w14:paraId="4E98AE82" w14:textId="77777777" w:rsidR="00A5014A" w:rsidRDefault="00A5014A" w:rsidP="00C031BD">
      <w:pPr>
        <w:rPr>
          <w:rFonts w:ascii="Times New Roman" w:hAnsi="Times New Roman"/>
        </w:rPr>
      </w:pPr>
      <w:r w:rsidRPr="00C031BD">
        <w:rPr>
          <w:rFonts w:ascii="Times New Roman" w:hAnsi="Times New Roman"/>
        </w:rPr>
        <w:t>Johnston, A., R.</w:t>
      </w:r>
      <w:r>
        <w:rPr>
          <w:rFonts w:ascii="Times New Roman" w:hAnsi="Times New Roman"/>
        </w:rPr>
        <w:t xml:space="preserve"> </w:t>
      </w:r>
      <w:r w:rsidRPr="00C031BD">
        <w:rPr>
          <w:rFonts w:ascii="Times New Roman" w:hAnsi="Times New Roman"/>
        </w:rPr>
        <w:t>A. Robinson, G. Gargallo, R.</w:t>
      </w:r>
      <w:r>
        <w:rPr>
          <w:rFonts w:ascii="Times New Roman" w:hAnsi="Times New Roman"/>
        </w:rPr>
        <w:t xml:space="preserve"> </w:t>
      </w:r>
      <w:r w:rsidRPr="00C031BD">
        <w:rPr>
          <w:rFonts w:ascii="Times New Roman" w:hAnsi="Times New Roman"/>
        </w:rPr>
        <w:t xml:space="preserve">Julliard, H. van der </w:t>
      </w:r>
      <w:proofErr w:type="spellStart"/>
      <w:r w:rsidRPr="00C031BD">
        <w:rPr>
          <w:rFonts w:ascii="Times New Roman" w:hAnsi="Times New Roman"/>
        </w:rPr>
        <w:t>Jeugd</w:t>
      </w:r>
      <w:proofErr w:type="spellEnd"/>
      <w:r w:rsidRPr="00C031BD">
        <w:rPr>
          <w:rFonts w:ascii="Times New Roman" w:hAnsi="Times New Roman"/>
        </w:rPr>
        <w:t xml:space="preserve">, and S. R. Baillie </w:t>
      </w:r>
      <w:r>
        <w:rPr>
          <w:rFonts w:ascii="Times New Roman" w:hAnsi="Times New Roman"/>
        </w:rPr>
        <w:t>(</w:t>
      </w:r>
      <w:r w:rsidRPr="00C031BD">
        <w:rPr>
          <w:rFonts w:ascii="Times New Roman" w:hAnsi="Times New Roman"/>
        </w:rPr>
        <w:t>2016</w:t>
      </w:r>
      <w:r>
        <w:rPr>
          <w:rFonts w:ascii="Times New Roman" w:hAnsi="Times New Roman"/>
        </w:rPr>
        <w:t>)</w:t>
      </w:r>
      <w:r w:rsidRPr="00C031BD">
        <w:rPr>
          <w:rFonts w:ascii="Times New Roman" w:hAnsi="Times New Roman"/>
        </w:rPr>
        <w:t xml:space="preserve">. </w:t>
      </w:r>
      <w:r w:rsidRPr="007A7367">
        <w:rPr>
          <w:rFonts w:ascii="Times New Roman" w:hAnsi="Times New Roman"/>
          <w:lang w:val="en-GB"/>
        </w:rPr>
        <w:t xml:space="preserve">Survival of Afro-Palaearctic passerine migrants in western Europe and the impacts of seasonal weather variables. </w:t>
      </w:r>
      <w:r w:rsidRPr="00C031BD">
        <w:rPr>
          <w:rFonts w:ascii="Times New Roman" w:hAnsi="Times New Roman"/>
          <w:i/>
          <w:iCs/>
          <w:lang w:val="en-GB"/>
        </w:rPr>
        <w:t>Ibis</w:t>
      </w:r>
      <w:r w:rsidRPr="007A7367">
        <w:rPr>
          <w:rFonts w:ascii="Times New Roman" w:hAnsi="Times New Roman"/>
          <w:lang w:val="en-GB"/>
        </w:rPr>
        <w:t xml:space="preserve"> 158</w:t>
      </w:r>
      <w:r>
        <w:rPr>
          <w:rFonts w:ascii="Times New Roman" w:hAnsi="Times New Roman"/>
          <w:lang w:val="en-GB"/>
        </w:rPr>
        <w:t>:</w:t>
      </w:r>
      <w:r w:rsidRPr="007A7367">
        <w:rPr>
          <w:rFonts w:ascii="Times New Roman" w:hAnsi="Times New Roman"/>
          <w:lang w:val="en-GB"/>
        </w:rPr>
        <w:t>465</w:t>
      </w:r>
      <w:r>
        <w:rPr>
          <w:rFonts w:ascii="Times New Roman" w:hAnsi="Times New Roman"/>
        </w:rPr>
        <w:t>–</w:t>
      </w:r>
      <w:r w:rsidRPr="007A7367">
        <w:rPr>
          <w:rFonts w:ascii="Times New Roman" w:hAnsi="Times New Roman"/>
          <w:lang w:val="en-GB"/>
        </w:rPr>
        <w:t>480.</w:t>
      </w:r>
    </w:p>
    <w:p w14:paraId="526B969B" w14:textId="77777777" w:rsidR="00A5014A" w:rsidRPr="00232530" w:rsidRDefault="00A5014A" w:rsidP="00C031BD">
      <w:pPr>
        <w:rPr>
          <w:rFonts w:ascii="Times New Roman" w:hAnsi="Times New Roman"/>
          <w:rPrChange w:id="1263" w:author="Jaume Badia" w:date="2025-10-02T18:09:00Z" w16du:dateUtc="2025-10-02T16:09:00Z">
            <w:rPr>
              <w:rFonts w:ascii="Times New Roman" w:hAnsi="Times New Roman"/>
              <w:lang w:val="fr-FR"/>
            </w:rPr>
          </w:rPrChange>
        </w:rPr>
      </w:pPr>
      <w:r w:rsidRPr="00D31597">
        <w:rPr>
          <w:rFonts w:ascii="Times New Roman" w:hAnsi="Times New Roman"/>
        </w:rPr>
        <w:t xml:space="preserve">Kellner, K.F. </w:t>
      </w:r>
      <w:r>
        <w:rPr>
          <w:rFonts w:ascii="Times New Roman" w:hAnsi="Times New Roman"/>
        </w:rPr>
        <w:t>(</w:t>
      </w:r>
      <w:r w:rsidRPr="00D31597">
        <w:rPr>
          <w:rFonts w:ascii="Times New Roman" w:hAnsi="Times New Roman"/>
        </w:rPr>
        <w:t>2016</w:t>
      </w:r>
      <w:r>
        <w:rPr>
          <w:rFonts w:ascii="Times New Roman" w:hAnsi="Times New Roman"/>
        </w:rPr>
        <w:t>)</w:t>
      </w:r>
      <w:r w:rsidRPr="00D31597">
        <w:rPr>
          <w:rFonts w:ascii="Times New Roman" w:hAnsi="Times New Roman"/>
        </w:rPr>
        <w:t xml:space="preserve">. </w:t>
      </w:r>
      <w:proofErr w:type="spellStart"/>
      <w:r w:rsidRPr="00D31597">
        <w:rPr>
          <w:rFonts w:ascii="Times New Roman" w:hAnsi="Times New Roman"/>
        </w:rPr>
        <w:t>jagsUI</w:t>
      </w:r>
      <w:proofErr w:type="spellEnd"/>
      <w:r w:rsidRPr="00D31597">
        <w:rPr>
          <w:rFonts w:ascii="Times New Roman" w:hAnsi="Times New Roman"/>
        </w:rPr>
        <w:t xml:space="preserve">: A wrapper around </w:t>
      </w:r>
      <w:proofErr w:type="spellStart"/>
      <w:r w:rsidRPr="00D31597">
        <w:rPr>
          <w:rFonts w:ascii="Times New Roman" w:hAnsi="Times New Roman"/>
        </w:rPr>
        <w:t>rjags</w:t>
      </w:r>
      <w:proofErr w:type="spellEnd"/>
      <w:r w:rsidRPr="00D31597">
        <w:rPr>
          <w:rFonts w:ascii="Times New Roman" w:hAnsi="Times New Roman"/>
        </w:rPr>
        <w:t xml:space="preserve"> to streamline JAGS analyses. </w:t>
      </w:r>
      <w:r w:rsidRPr="00C031BD">
        <w:rPr>
          <w:rFonts w:ascii="Times New Roman" w:hAnsi="Times New Roman"/>
          <w:lang w:val="en-GB"/>
        </w:rPr>
        <w:t xml:space="preserve">CRAN, </w:t>
      </w:r>
      <w:hyperlink r:id="rId14" w:history="1">
        <w:r w:rsidRPr="00C031BD">
          <w:rPr>
            <w:rStyle w:val="Hyperlink"/>
            <w:rFonts w:ascii="Times New Roman" w:hAnsi="Times New Roman"/>
            <w:color w:val="00000A"/>
            <w:u w:val="none"/>
            <w:lang w:val="en-GB"/>
          </w:rPr>
          <w:t>https://rdrr.io/cran/jagsUI/</w:t>
        </w:r>
      </w:hyperlink>
      <w:r w:rsidRPr="00C031BD">
        <w:rPr>
          <w:rFonts w:ascii="Times New Roman" w:hAnsi="Times New Roman"/>
          <w:lang w:val="en-GB"/>
        </w:rPr>
        <w:t xml:space="preserve">. </w:t>
      </w:r>
      <w:r w:rsidRPr="00232530">
        <w:rPr>
          <w:rFonts w:ascii="Times New Roman" w:hAnsi="Times New Roman"/>
          <w:rPrChange w:id="1264" w:author="Jaume Badia" w:date="2025-10-02T18:09:00Z" w16du:dateUtc="2025-10-02T16:09:00Z">
            <w:rPr>
              <w:rFonts w:ascii="Times New Roman" w:hAnsi="Times New Roman"/>
              <w:lang w:val="fr-FR"/>
            </w:rPr>
          </w:rPrChange>
        </w:rPr>
        <w:t>[R package].</w:t>
      </w:r>
    </w:p>
    <w:p w14:paraId="047D88EF" w14:textId="77777777" w:rsidR="00A5014A" w:rsidRDefault="00A5014A" w:rsidP="00762129">
      <w:pPr>
        <w:rPr>
          <w:rFonts w:ascii="Times New Roman" w:hAnsi="Times New Roman"/>
        </w:rPr>
      </w:pPr>
      <w:r w:rsidRPr="00C031BD">
        <w:rPr>
          <w:rFonts w:ascii="Times New Roman" w:hAnsi="Times New Roman"/>
          <w:lang w:val="en-GB"/>
        </w:rPr>
        <w:t xml:space="preserve">Kerbiriou, C., B. Bargain, I. Le Viol, and S. </w:t>
      </w:r>
      <w:proofErr w:type="spellStart"/>
      <w:r w:rsidRPr="00C031BD">
        <w:rPr>
          <w:rFonts w:ascii="Times New Roman" w:hAnsi="Times New Roman"/>
          <w:lang w:val="en-GB"/>
        </w:rPr>
        <w:t>Pavoine</w:t>
      </w:r>
      <w:proofErr w:type="spellEnd"/>
      <w:r w:rsidRPr="00C031BD">
        <w:rPr>
          <w:rFonts w:ascii="Times New Roman" w:hAnsi="Times New Roman"/>
          <w:lang w:val="en-GB"/>
        </w:rPr>
        <w:t xml:space="preserve"> </w:t>
      </w:r>
      <w:r>
        <w:rPr>
          <w:rFonts w:ascii="Times New Roman" w:hAnsi="Times New Roman"/>
          <w:lang w:val="en-GB"/>
        </w:rPr>
        <w:t>(</w:t>
      </w:r>
      <w:r w:rsidRPr="00C031BD">
        <w:rPr>
          <w:rFonts w:ascii="Times New Roman" w:hAnsi="Times New Roman"/>
          <w:lang w:val="en-GB"/>
        </w:rPr>
        <w:t>2010</w:t>
      </w:r>
      <w:r>
        <w:rPr>
          <w:rFonts w:ascii="Times New Roman" w:hAnsi="Times New Roman"/>
          <w:lang w:val="en-GB"/>
        </w:rPr>
        <w:t>)</w:t>
      </w:r>
      <w:r w:rsidRPr="00C031BD">
        <w:rPr>
          <w:rFonts w:ascii="Times New Roman" w:hAnsi="Times New Roman"/>
          <w:lang w:val="en-GB"/>
        </w:rPr>
        <w:t xml:space="preserve">. </w:t>
      </w:r>
      <w:r>
        <w:rPr>
          <w:rFonts w:ascii="Times New Roman" w:hAnsi="Times New Roman"/>
        </w:rPr>
        <w:t xml:space="preserve">Diet and </w:t>
      </w:r>
      <w:proofErr w:type="spellStart"/>
      <w:r>
        <w:rPr>
          <w:rFonts w:ascii="Times New Roman" w:hAnsi="Times New Roman"/>
        </w:rPr>
        <w:t>fuelling</w:t>
      </w:r>
      <w:proofErr w:type="spellEnd"/>
      <w:r>
        <w:rPr>
          <w:rFonts w:ascii="Times New Roman" w:hAnsi="Times New Roman"/>
        </w:rPr>
        <w:t xml:space="preserve"> of the globally threatened Aquatic Warbler in autumn migration stopover as compared with two congeners. </w:t>
      </w:r>
      <w:r w:rsidRPr="00762129">
        <w:rPr>
          <w:rFonts w:ascii="Times New Roman" w:hAnsi="Times New Roman"/>
          <w:i/>
          <w:iCs/>
        </w:rPr>
        <w:t xml:space="preserve">Anim. </w:t>
      </w:r>
      <w:proofErr w:type="spellStart"/>
      <w:r w:rsidRPr="00762129">
        <w:rPr>
          <w:rFonts w:ascii="Times New Roman" w:hAnsi="Times New Roman"/>
          <w:i/>
          <w:iCs/>
        </w:rPr>
        <w:t>Conserv</w:t>
      </w:r>
      <w:proofErr w:type="spellEnd"/>
      <w:r w:rsidRPr="00762129">
        <w:rPr>
          <w:rFonts w:ascii="Times New Roman" w:hAnsi="Times New Roman"/>
          <w:i/>
          <w:iCs/>
        </w:rPr>
        <w:t>.</w:t>
      </w:r>
      <w:r>
        <w:rPr>
          <w:rFonts w:ascii="Times New Roman" w:hAnsi="Times New Roman"/>
        </w:rPr>
        <w:t xml:space="preserve"> 14:261–270. </w:t>
      </w:r>
    </w:p>
    <w:p w14:paraId="5EFAFD62" w14:textId="77777777" w:rsidR="00A5014A" w:rsidRDefault="00A5014A" w:rsidP="00EB0B88">
      <w:pPr>
        <w:rPr>
          <w:rFonts w:ascii="Times New Roman" w:hAnsi="Times New Roman"/>
        </w:rPr>
      </w:pPr>
      <w:r w:rsidRPr="00D31597">
        <w:rPr>
          <w:rFonts w:ascii="Times New Roman" w:hAnsi="Times New Roman"/>
        </w:rPr>
        <w:t xml:space="preserve">Kéry, M., </w:t>
      </w:r>
      <w:r>
        <w:rPr>
          <w:rFonts w:ascii="Times New Roman" w:hAnsi="Times New Roman"/>
        </w:rPr>
        <w:t xml:space="preserve">and M. </w:t>
      </w:r>
      <w:r w:rsidRPr="00D31597">
        <w:rPr>
          <w:rFonts w:ascii="Times New Roman" w:hAnsi="Times New Roman"/>
        </w:rPr>
        <w:t xml:space="preserve">Schaub </w:t>
      </w:r>
      <w:r>
        <w:rPr>
          <w:rFonts w:ascii="Times New Roman" w:hAnsi="Times New Roman"/>
        </w:rPr>
        <w:t>(</w:t>
      </w:r>
      <w:r w:rsidRPr="00D31597">
        <w:rPr>
          <w:rFonts w:ascii="Times New Roman" w:hAnsi="Times New Roman"/>
        </w:rPr>
        <w:t>2012</w:t>
      </w:r>
      <w:r>
        <w:rPr>
          <w:rFonts w:ascii="Times New Roman" w:hAnsi="Times New Roman"/>
        </w:rPr>
        <w:t>)</w:t>
      </w:r>
      <w:r w:rsidRPr="00D31597">
        <w:rPr>
          <w:rFonts w:ascii="Times New Roman" w:hAnsi="Times New Roman"/>
        </w:rPr>
        <w:t xml:space="preserve">. Bayesian population analysis using </w:t>
      </w:r>
      <w:proofErr w:type="spellStart"/>
      <w:r w:rsidRPr="00D31597">
        <w:rPr>
          <w:rFonts w:ascii="Times New Roman" w:hAnsi="Times New Roman"/>
        </w:rPr>
        <w:t>WinBUGS</w:t>
      </w:r>
      <w:proofErr w:type="spellEnd"/>
      <w:r w:rsidRPr="00D31597">
        <w:rPr>
          <w:rFonts w:ascii="Times New Roman" w:hAnsi="Times New Roman"/>
        </w:rPr>
        <w:t xml:space="preserve">. Oxford, UK: Academic Press. </w:t>
      </w:r>
    </w:p>
    <w:p w14:paraId="5DD77A28" w14:textId="77777777" w:rsidR="00A5014A" w:rsidRDefault="00A5014A" w:rsidP="00EB0B88">
      <w:pPr>
        <w:rPr>
          <w:rFonts w:ascii="Times New Roman" w:hAnsi="Times New Roman"/>
        </w:rPr>
      </w:pPr>
      <w:r w:rsidRPr="00EB0B88">
        <w:rPr>
          <w:rFonts w:ascii="Times New Roman" w:hAnsi="Times New Roman"/>
          <w:lang w:val="pl-PL"/>
        </w:rPr>
        <w:t xml:space="preserve">Krogulec, J., and </w:t>
      </w:r>
      <w:r>
        <w:rPr>
          <w:rFonts w:ascii="Times New Roman" w:hAnsi="Times New Roman"/>
          <w:lang w:val="pl-PL"/>
        </w:rPr>
        <w:t xml:space="preserve">J. </w:t>
      </w:r>
      <w:r w:rsidRPr="00EB0B88">
        <w:rPr>
          <w:rFonts w:ascii="Times New Roman" w:hAnsi="Times New Roman"/>
          <w:lang w:val="pl-PL"/>
        </w:rPr>
        <w:t xml:space="preserve">Kloskowski </w:t>
      </w:r>
      <w:r>
        <w:rPr>
          <w:rFonts w:ascii="Times New Roman" w:hAnsi="Times New Roman"/>
          <w:lang w:val="pl-PL"/>
        </w:rPr>
        <w:t>(</w:t>
      </w:r>
      <w:r w:rsidRPr="00EB0B88">
        <w:rPr>
          <w:rFonts w:ascii="Times New Roman" w:hAnsi="Times New Roman"/>
          <w:lang w:val="pl-PL"/>
        </w:rPr>
        <w:t>2003</w:t>
      </w:r>
      <w:r>
        <w:rPr>
          <w:rFonts w:ascii="Times New Roman" w:hAnsi="Times New Roman"/>
          <w:lang w:val="pl-PL"/>
        </w:rPr>
        <w:t>)</w:t>
      </w:r>
      <w:r w:rsidRPr="00EB0B88">
        <w:rPr>
          <w:rFonts w:ascii="Times New Roman" w:hAnsi="Times New Roman"/>
          <w:lang w:val="pl-PL"/>
        </w:rPr>
        <w:t xml:space="preserve">. </w:t>
      </w:r>
      <w:r>
        <w:rPr>
          <w:rFonts w:ascii="Times New Roman" w:hAnsi="Times New Roman"/>
        </w:rPr>
        <w:t xml:space="preserve">Monitoring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in Poland. </w:t>
      </w:r>
      <w:r w:rsidRPr="00EB0B88">
        <w:rPr>
          <w:rFonts w:ascii="Times New Roman" w:hAnsi="Times New Roman"/>
          <w:i/>
          <w:iCs/>
        </w:rPr>
        <w:t xml:space="preserve">Ornis </w:t>
      </w:r>
      <w:proofErr w:type="spellStart"/>
      <w:r w:rsidRPr="00EB0B88">
        <w:rPr>
          <w:rFonts w:ascii="Times New Roman" w:hAnsi="Times New Roman"/>
          <w:i/>
          <w:iCs/>
        </w:rPr>
        <w:t>Hungarica</w:t>
      </w:r>
      <w:proofErr w:type="spellEnd"/>
      <w:r>
        <w:rPr>
          <w:rFonts w:ascii="Times New Roman" w:hAnsi="Times New Roman"/>
        </w:rPr>
        <w:t xml:space="preserve"> 12-13:191–196.</w:t>
      </w:r>
    </w:p>
    <w:p w14:paraId="2E763D67" w14:textId="77777777" w:rsidR="00A5014A" w:rsidRDefault="00A5014A" w:rsidP="00EB0B88">
      <w:pPr>
        <w:rPr>
          <w:rFonts w:ascii="Times New Roman" w:hAnsi="Times New Roman"/>
        </w:rPr>
      </w:pPr>
      <w:r w:rsidRPr="00EB0B88">
        <w:rPr>
          <w:rFonts w:ascii="Times New Roman" w:hAnsi="Times New Roman"/>
          <w:lang w:val="sv-SE"/>
        </w:rPr>
        <w:t>Kubacka, J., S. Oppel, A. Dyrcz, L. Lachmann, J. P.</w:t>
      </w:r>
      <w:r>
        <w:rPr>
          <w:rFonts w:ascii="Times New Roman" w:hAnsi="Times New Roman"/>
          <w:lang w:val="sv-SE"/>
        </w:rPr>
        <w:t xml:space="preserve"> </w:t>
      </w:r>
      <w:r w:rsidRPr="00EB0B88">
        <w:rPr>
          <w:rFonts w:ascii="Times New Roman" w:hAnsi="Times New Roman"/>
          <w:lang w:val="sv-SE"/>
        </w:rPr>
        <w:t>D.</w:t>
      </w:r>
      <w:r>
        <w:rPr>
          <w:rFonts w:ascii="Times New Roman" w:hAnsi="Times New Roman"/>
          <w:lang w:val="sv-SE"/>
        </w:rPr>
        <w:t xml:space="preserve"> </w:t>
      </w:r>
      <w:r w:rsidRPr="00EB0B88">
        <w:rPr>
          <w:rFonts w:ascii="Times New Roman" w:hAnsi="Times New Roman"/>
          <w:lang w:val="sv-SE"/>
        </w:rPr>
        <w:t xml:space="preserve">Barros Da Costa, </w:t>
      </w:r>
      <w:r>
        <w:rPr>
          <w:rFonts w:ascii="Times New Roman" w:hAnsi="Times New Roman"/>
          <w:lang w:val="sv-SE"/>
        </w:rPr>
        <w:t>U.</w:t>
      </w:r>
      <w:r w:rsidRPr="00EB0B88">
        <w:rPr>
          <w:rFonts w:ascii="Times New Roman" w:hAnsi="Times New Roman"/>
          <w:lang w:val="sv-SE"/>
        </w:rPr>
        <w:t xml:space="preserve"> Kail, and W. Zdunek (2014). </w:t>
      </w:r>
      <w:r>
        <w:rPr>
          <w:rFonts w:ascii="Times New Roman" w:hAnsi="Times New Roman"/>
        </w:rPr>
        <w:t xml:space="preserve">Effect of mowing on productivity in the endangered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w:t>
      </w:r>
      <w:r w:rsidRPr="00EB0B88">
        <w:rPr>
          <w:rFonts w:ascii="Times New Roman" w:hAnsi="Times New Roman"/>
          <w:i/>
          <w:iCs/>
        </w:rPr>
        <w:t xml:space="preserve">Bird </w:t>
      </w:r>
      <w:proofErr w:type="spellStart"/>
      <w:r w:rsidRPr="00EB0B88">
        <w:rPr>
          <w:rFonts w:ascii="Times New Roman" w:hAnsi="Times New Roman"/>
          <w:i/>
          <w:iCs/>
        </w:rPr>
        <w:t>Conserv</w:t>
      </w:r>
      <w:proofErr w:type="spellEnd"/>
      <w:r w:rsidRPr="00EB0B88">
        <w:rPr>
          <w:rFonts w:ascii="Times New Roman" w:hAnsi="Times New Roman"/>
          <w:i/>
          <w:iCs/>
        </w:rPr>
        <w:t>. Int.</w:t>
      </w:r>
      <w:r>
        <w:rPr>
          <w:rFonts w:ascii="Times New Roman" w:hAnsi="Times New Roman"/>
        </w:rPr>
        <w:t xml:space="preserve"> 24:45–58. https://doi:10.1017/S0959270913000154</w:t>
      </w:r>
    </w:p>
    <w:p w14:paraId="091E6F57" w14:textId="77777777" w:rsidR="00A5014A" w:rsidRDefault="00A5014A" w:rsidP="00EB0B88">
      <w:pPr>
        <w:rPr>
          <w:rFonts w:ascii="Times New Roman" w:hAnsi="Times New Roman"/>
        </w:rPr>
      </w:pPr>
      <w:r>
        <w:rPr>
          <w:rFonts w:ascii="Times New Roman" w:hAnsi="Times New Roman"/>
        </w:rPr>
        <w:t xml:space="preserve">Kubacka, J., A. </w:t>
      </w:r>
      <w:proofErr w:type="spellStart"/>
      <w:r>
        <w:rPr>
          <w:rFonts w:ascii="Times New Roman" w:hAnsi="Times New Roman"/>
        </w:rPr>
        <w:t>Dubiec</w:t>
      </w:r>
      <w:proofErr w:type="spellEnd"/>
      <w:r>
        <w:rPr>
          <w:rFonts w:ascii="Times New Roman" w:hAnsi="Times New Roman"/>
        </w:rPr>
        <w:t xml:space="preserve">, J. Korb, V. Salewski, A. </w:t>
      </w:r>
      <w:proofErr w:type="spellStart"/>
      <w:r>
        <w:rPr>
          <w:rFonts w:ascii="Times New Roman" w:hAnsi="Times New Roman"/>
        </w:rPr>
        <w:t>Dyrcz</w:t>
      </w:r>
      <w:proofErr w:type="spellEnd"/>
      <w:r>
        <w:rPr>
          <w:rFonts w:ascii="Times New Roman" w:hAnsi="Times New Roman"/>
        </w:rPr>
        <w:t>, J. Foucher, B. Giessing, B. Leisler, K. Schulze-Hagen, M. Wink, and H. Panagiotopoulou (2024). Low genetic diversity and high gene flow in the Aquatic Warbler (</w:t>
      </w:r>
      <w:r>
        <w:rPr>
          <w:rFonts w:ascii="Times New Roman" w:hAnsi="Times New Roman"/>
          <w:i/>
          <w:iCs/>
        </w:rPr>
        <w:t xml:space="preserve">Acrocephalus </w:t>
      </w:r>
      <w:proofErr w:type="spellStart"/>
      <w:r>
        <w:rPr>
          <w:rFonts w:ascii="Times New Roman" w:hAnsi="Times New Roman"/>
          <w:i/>
          <w:iCs/>
        </w:rPr>
        <w:t>paludicola</w:t>
      </w:r>
      <w:proofErr w:type="spellEnd"/>
      <w:r>
        <w:rPr>
          <w:rFonts w:ascii="Times New Roman" w:hAnsi="Times New Roman"/>
        </w:rPr>
        <w:t xml:space="preserve">), a threatened marshland songbird with a fragmented breeding range. </w:t>
      </w:r>
      <w:r w:rsidRPr="00EB0B88">
        <w:rPr>
          <w:rFonts w:ascii="Times New Roman" w:hAnsi="Times New Roman"/>
          <w:i/>
          <w:iCs/>
        </w:rPr>
        <w:t>Ibis</w:t>
      </w:r>
      <w:r>
        <w:rPr>
          <w:rFonts w:ascii="Times New Roman" w:hAnsi="Times New Roman"/>
        </w:rPr>
        <w:t xml:space="preserve"> 166:232–251. </w:t>
      </w:r>
      <w:hyperlink r:id="rId15" w:history="1">
        <w:r>
          <w:rPr>
            <w:rStyle w:val="Hyperlink"/>
            <w:rFonts w:ascii="Times New Roman" w:hAnsi="Times New Roman"/>
            <w:color w:val="00000A"/>
            <w:u w:val="none"/>
          </w:rPr>
          <w:t>https://doi.org/10.1111/ibi.13250</w:t>
        </w:r>
      </w:hyperlink>
    </w:p>
    <w:p w14:paraId="6FA204B1" w14:textId="77777777" w:rsidR="00A5014A" w:rsidRPr="00811708" w:rsidRDefault="00A5014A" w:rsidP="00EB0B88">
      <w:pPr>
        <w:rPr>
          <w:rFonts w:ascii="Times New Roman" w:hAnsi="Times New Roman"/>
        </w:rPr>
      </w:pPr>
      <w:r>
        <w:rPr>
          <w:rFonts w:ascii="Times New Roman" w:hAnsi="Times New Roman"/>
        </w:rPr>
        <w:t xml:space="preserve">Lees, A. C., L. Haskell, T. Allinson, S. B. </w:t>
      </w:r>
      <w:proofErr w:type="spellStart"/>
      <w:r>
        <w:rPr>
          <w:rFonts w:ascii="Times New Roman" w:hAnsi="Times New Roman"/>
        </w:rPr>
        <w:t>Bezeng</w:t>
      </w:r>
      <w:proofErr w:type="spellEnd"/>
      <w:r>
        <w:rPr>
          <w:rFonts w:ascii="Times New Roman" w:hAnsi="Times New Roman"/>
        </w:rPr>
        <w:t xml:space="preserve">, I. J. Burfield, L. M. </w:t>
      </w:r>
      <w:proofErr w:type="spellStart"/>
      <w:r>
        <w:rPr>
          <w:rFonts w:ascii="Times New Roman" w:hAnsi="Times New Roman"/>
        </w:rPr>
        <w:t>Renjifo</w:t>
      </w:r>
      <w:proofErr w:type="spellEnd"/>
      <w:r>
        <w:rPr>
          <w:rFonts w:ascii="Times New Roman" w:hAnsi="Times New Roman"/>
        </w:rPr>
        <w:t xml:space="preserve">, K. V. Rosenberg, </w:t>
      </w:r>
      <w:proofErr w:type="spellStart"/>
      <w:r>
        <w:rPr>
          <w:rFonts w:ascii="Times New Roman" w:hAnsi="Times New Roman"/>
        </w:rPr>
        <w:t>A.Viswanathan</w:t>
      </w:r>
      <w:proofErr w:type="spellEnd"/>
      <w:r>
        <w:rPr>
          <w:rFonts w:ascii="Times New Roman" w:hAnsi="Times New Roman"/>
        </w:rPr>
        <w:t xml:space="preserve">, and S. H. M. Butchart (2022). State of the World’s Birds. </w:t>
      </w:r>
      <w:r w:rsidRPr="00EB0B88">
        <w:rPr>
          <w:rFonts w:ascii="Times New Roman" w:hAnsi="Times New Roman"/>
          <w:i/>
          <w:iCs/>
        </w:rPr>
        <w:t xml:space="preserve">Annu. Rev. Environ. </w:t>
      </w:r>
      <w:proofErr w:type="spellStart"/>
      <w:r w:rsidRPr="00EB0B88">
        <w:rPr>
          <w:rFonts w:ascii="Times New Roman" w:hAnsi="Times New Roman"/>
          <w:i/>
          <w:iCs/>
        </w:rPr>
        <w:t>Resour</w:t>
      </w:r>
      <w:proofErr w:type="spellEnd"/>
      <w:r w:rsidRPr="00EB0B88">
        <w:rPr>
          <w:rFonts w:ascii="Times New Roman" w:hAnsi="Times New Roman"/>
          <w:i/>
          <w:iCs/>
        </w:rPr>
        <w:t>.</w:t>
      </w:r>
      <w:r>
        <w:rPr>
          <w:rFonts w:ascii="Times New Roman" w:hAnsi="Times New Roman"/>
        </w:rPr>
        <w:t xml:space="preserve"> </w:t>
      </w:r>
      <w:r w:rsidRPr="00811708">
        <w:rPr>
          <w:rFonts w:ascii="Times New Roman" w:hAnsi="Times New Roman"/>
        </w:rPr>
        <w:t xml:space="preserve">47:231–260. </w:t>
      </w:r>
      <w:hyperlink r:id="rId16" w:history="1">
        <w:r w:rsidRPr="00811708">
          <w:rPr>
            <w:rStyle w:val="Hyperlink"/>
            <w:rFonts w:ascii="Times New Roman" w:hAnsi="Times New Roman"/>
            <w:color w:val="00000A"/>
            <w:u w:val="none"/>
          </w:rPr>
          <w:t>https://doi.org/10.1146/annurev-environ-112420-014642</w:t>
        </w:r>
      </w:hyperlink>
    </w:p>
    <w:p w14:paraId="359ADAF6" w14:textId="77777777" w:rsidR="00A5014A" w:rsidRPr="00811708" w:rsidRDefault="00A5014A" w:rsidP="00EB0B88">
      <w:pPr>
        <w:rPr>
          <w:rFonts w:ascii="Times New Roman" w:hAnsi="Times New Roman"/>
          <w:lang w:val="de-DE"/>
        </w:rPr>
      </w:pPr>
      <w:r w:rsidRPr="00EB0B88">
        <w:rPr>
          <w:rFonts w:ascii="Times New Roman" w:hAnsi="Times New Roman"/>
          <w:lang w:val="en-GB"/>
        </w:rPr>
        <w:t xml:space="preserve">Mayall, E., </w:t>
      </w:r>
      <w:r>
        <w:rPr>
          <w:rFonts w:ascii="Times New Roman" w:hAnsi="Times New Roman"/>
          <w:lang w:val="en-GB"/>
        </w:rPr>
        <w:t>L.</w:t>
      </w:r>
      <w:r w:rsidRPr="00EB0B88">
        <w:rPr>
          <w:rFonts w:ascii="Times New Roman" w:hAnsi="Times New Roman"/>
          <w:lang w:val="en-GB"/>
        </w:rPr>
        <w:t xml:space="preserve"> Groves, R. Kennerley, </w:t>
      </w:r>
      <w:r>
        <w:rPr>
          <w:rFonts w:ascii="Times New Roman" w:hAnsi="Times New Roman"/>
          <w:lang w:val="en-GB"/>
        </w:rPr>
        <w:t>M.</w:t>
      </w:r>
      <w:r w:rsidRPr="00EB0B88">
        <w:rPr>
          <w:rFonts w:ascii="Times New Roman" w:hAnsi="Times New Roman"/>
          <w:lang w:val="en-GB"/>
        </w:rPr>
        <w:t xml:space="preserve"> Hudson, and A. Franco </w:t>
      </w:r>
      <w:r>
        <w:rPr>
          <w:rFonts w:ascii="Times New Roman" w:hAnsi="Times New Roman"/>
          <w:lang w:val="en-GB"/>
        </w:rPr>
        <w:t>(</w:t>
      </w:r>
      <w:r w:rsidRPr="00EB0B88">
        <w:rPr>
          <w:rFonts w:ascii="Times New Roman" w:hAnsi="Times New Roman"/>
          <w:lang w:val="en-GB"/>
        </w:rPr>
        <w:t>2023</w:t>
      </w:r>
      <w:r>
        <w:rPr>
          <w:rFonts w:ascii="Times New Roman" w:hAnsi="Times New Roman"/>
          <w:lang w:val="en-GB"/>
        </w:rPr>
        <w:t>)</w:t>
      </w:r>
      <w:r w:rsidRPr="00EB0B88">
        <w:rPr>
          <w:rFonts w:ascii="Times New Roman" w:hAnsi="Times New Roman"/>
          <w:lang w:val="en-GB"/>
        </w:rPr>
        <w:t xml:space="preserve">. </w:t>
      </w:r>
      <w:r w:rsidRPr="002A1D27">
        <w:rPr>
          <w:rFonts w:ascii="Times New Roman" w:hAnsi="Times New Roman"/>
        </w:rPr>
        <w:t xml:space="preserve">Demographic consequences of management actions for the successful reintroduction of the White Stork </w:t>
      </w:r>
      <w:r w:rsidRPr="002A1D27">
        <w:rPr>
          <w:rFonts w:ascii="Times New Roman" w:hAnsi="Times New Roman"/>
          <w:i/>
          <w:iCs/>
        </w:rPr>
        <w:t xml:space="preserve">Ciconia </w:t>
      </w:r>
      <w:proofErr w:type="spellStart"/>
      <w:r w:rsidRPr="002A1D27">
        <w:rPr>
          <w:rFonts w:ascii="Times New Roman" w:hAnsi="Times New Roman"/>
          <w:i/>
          <w:iCs/>
        </w:rPr>
        <w:t>ciconia</w:t>
      </w:r>
      <w:proofErr w:type="spellEnd"/>
      <w:r w:rsidRPr="002A1D27">
        <w:rPr>
          <w:rFonts w:ascii="Times New Roman" w:hAnsi="Times New Roman"/>
        </w:rPr>
        <w:t xml:space="preserve"> to the UK. </w:t>
      </w:r>
      <w:r w:rsidRPr="00811708">
        <w:rPr>
          <w:rFonts w:ascii="Times New Roman" w:hAnsi="Times New Roman"/>
          <w:i/>
          <w:iCs/>
          <w:lang w:val="de-DE"/>
        </w:rPr>
        <w:t xml:space="preserve">Bird </w:t>
      </w:r>
      <w:proofErr w:type="spellStart"/>
      <w:r w:rsidRPr="00811708">
        <w:rPr>
          <w:rFonts w:ascii="Times New Roman" w:hAnsi="Times New Roman"/>
          <w:i/>
          <w:iCs/>
          <w:lang w:val="de-DE"/>
        </w:rPr>
        <w:t>Conserv</w:t>
      </w:r>
      <w:proofErr w:type="spellEnd"/>
      <w:r w:rsidRPr="00811708">
        <w:rPr>
          <w:rFonts w:ascii="Times New Roman" w:hAnsi="Times New Roman"/>
          <w:i/>
          <w:iCs/>
          <w:lang w:val="de-DE"/>
        </w:rPr>
        <w:t>. Int.</w:t>
      </w:r>
      <w:r w:rsidRPr="00811708">
        <w:rPr>
          <w:rFonts w:ascii="Times New Roman" w:hAnsi="Times New Roman"/>
          <w:lang w:val="de-DE"/>
        </w:rPr>
        <w:t xml:space="preserve"> 33:e47. https://doi:10.1017/S0959270922000466</w:t>
      </w:r>
    </w:p>
    <w:p w14:paraId="10CECF22" w14:textId="77777777" w:rsidR="00A5014A" w:rsidRDefault="00A5014A" w:rsidP="00EB0B88">
      <w:pPr>
        <w:rPr>
          <w:rFonts w:ascii="Times New Roman" w:hAnsi="Times New Roman"/>
        </w:rPr>
      </w:pPr>
      <w:proofErr w:type="spellStart"/>
      <w:r w:rsidRPr="00811708">
        <w:rPr>
          <w:rFonts w:ascii="Times New Roman" w:hAnsi="Times New Roman"/>
          <w:lang w:val="de-DE"/>
        </w:rPr>
        <w:t>Morkvėnas</w:t>
      </w:r>
      <w:proofErr w:type="spellEnd"/>
      <w:r w:rsidRPr="00811708">
        <w:rPr>
          <w:rFonts w:ascii="Times New Roman" w:hAnsi="Times New Roman"/>
          <w:lang w:val="de-DE"/>
        </w:rPr>
        <w:t xml:space="preserve">, Ž., S. Arbeiter, A. </w:t>
      </w:r>
      <w:proofErr w:type="spellStart"/>
      <w:r w:rsidRPr="00811708">
        <w:rPr>
          <w:rFonts w:ascii="Times New Roman" w:hAnsi="Times New Roman"/>
          <w:lang w:val="de-DE"/>
        </w:rPr>
        <w:t>Kozulin</w:t>
      </w:r>
      <w:proofErr w:type="spellEnd"/>
      <w:r w:rsidRPr="00811708">
        <w:rPr>
          <w:rFonts w:ascii="Times New Roman" w:hAnsi="Times New Roman"/>
          <w:lang w:val="de-DE"/>
        </w:rPr>
        <w:t xml:space="preserve">, G. </w:t>
      </w:r>
      <w:proofErr w:type="spellStart"/>
      <w:r w:rsidRPr="00811708">
        <w:rPr>
          <w:rFonts w:ascii="Times New Roman" w:hAnsi="Times New Roman"/>
          <w:lang w:val="de-DE"/>
        </w:rPr>
        <w:t>Riauba</w:t>
      </w:r>
      <w:proofErr w:type="spellEnd"/>
      <w:r w:rsidRPr="00811708">
        <w:rPr>
          <w:rFonts w:ascii="Times New Roman" w:hAnsi="Times New Roman"/>
          <w:lang w:val="de-DE"/>
        </w:rPr>
        <w:t xml:space="preserve">, D. </w:t>
      </w:r>
      <w:proofErr w:type="spellStart"/>
      <w:r w:rsidRPr="00811708">
        <w:rPr>
          <w:rFonts w:ascii="Times New Roman" w:hAnsi="Times New Roman"/>
          <w:lang w:val="de-DE"/>
        </w:rPr>
        <w:t>Zhurauliou</w:t>
      </w:r>
      <w:proofErr w:type="spellEnd"/>
      <w:r w:rsidRPr="00811708">
        <w:rPr>
          <w:rFonts w:ascii="Times New Roman" w:hAnsi="Times New Roman"/>
          <w:lang w:val="de-DE"/>
        </w:rPr>
        <w:t xml:space="preserve">, V. </w:t>
      </w:r>
      <w:proofErr w:type="spellStart"/>
      <w:r w:rsidRPr="00811708">
        <w:rPr>
          <w:rFonts w:ascii="Times New Roman" w:hAnsi="Times New Roman"/>
          <w:lang w:val="de-DE"/>
        </w:rPr>
        <w:t>Yakovich</w:t>
      </w:r>
      <w:proofErr w:type="spellEnd"/>
      <w:r w:rsidRPr="00811708">
        <w:rPr>
          <w:rFonts w:ascii="Times New Roman" w:hAnsi="Times New Roman"/>
          <w:lang w:val="de-DE"/>
        </w:rPr>
        <w:t xml:space="preserve">, and F. Tanneberger (2025). </w:t>
      </w:r>
      <w:r>
        <w:rPr>
          <w:rFonts w:ascii="Times New Roman" w:hAnsi="Times New Roman"/>
        </w:rPr>
        <w:t xml:space="preserve">Successful translocation of a long-distance migrating passerine – new impetus for the conservation of the globally threatened Aquatic Warbler. </w:t>
      </w:r>
      <w:r w:rsidRPr="00EB0B88">
        <w:rPr>
          <w:rFonts w:ascii="Times New Roman" w:hAnsi="Times New Roman"/>
          <w:i/>
          <w:iCs/>
        </w:rPr>
        <w:t xml:space="preserve">Anim. </w:t>
      </w:r>
      <w:proofErr w:type="spellStart"/>
      <w:r w:rsidRPr="00EB0B88">
        <w:rPr>
          <w:rFonts w:ascii="Times New Roman" w:hAnsi="Times New Roman"/>
          <w:i/>
          <w:iCs/>
        </w:rPr>
        <w:t>Conserv</w:t>
      </w:r>
      <w:proofErr w:type="spellEnd"/>
      <w:r w:rsidRPr="00EB0B88">
        <w:rPr>
          <w:rFonts w:ascii="Times New Roman" w:hAnsi="Times New Roman"/>
          <w:i/>
          <w:iCs/>
        </w:rPr>
        <w:t>.</w:t>
      </w:r>
      <w:r>
        <w:rPr>
          <w:rFonts w:ascii="Times New Roman" w:hAnsi="Times New Roman"/>
        </w:rPr>
        <w:t xml:space="preserve"> 28:147–155. </w:t>
      </w:r>
      <w:hyperlink r:id="rId17" w:history="1">
        <w:r>
          <w:rPr>
            <w:rStyle w:val="Hyperlink"/>
            <w:rFonts w:ascii="Times New Roman" w:hAnsi="Times New Roman"/>
            <w:color w:val="00000A"/>
            <w:u w:val="none"/>
          </w:rPr>
          <w:t>https://doi.org/10.1111/acv.13018</w:t>
        </w:r>
      </w:hyperlink>
      <w:r>
        <w:t>.</w:t>
      </w:r>
    </w:p>
    <w:p w14:paraId="68ED14EE" w14:textId="77777777" w:rsidR="00A5014A" w:rsidRDefault="00A5014A" w:rsidP="00EB0B88">
      <w:pPr>
        <w:rPr>
          <w:rFonts w:ascii="Times New Roman" w:hAnsi="Times New Roman"/>
        </w:rPr>
      </w:pPr>
      <w:r w:rsidRPr="00EB0B88">
        <w:rPr>
          <w:rFonts w:ascii="Times New Roman" w:hAnsi="Times New Roman"/>
        </w:rPr>
        <w:t xml:space="preserve">Munstermann, M. J., N. A. Heim, D. J. McCauley, J. L. Payne, N. S. Upham, S. C. Wang, and M. </w:t>
      </w:r>
      <w:r>
        <w:rPr>
          <w:rFonts w:ascii="Times New Roman" w:hAnsi="Times New Roman"/>
        </w:rPr>
        <w:t xml:space="preserve">L. </w:t>
      </w:r>
      <w:r w:rsidRPr="00EB0B88">
        <w:rPr>
          <w:rFonts w:ascii="Times New Roman" w:hAnsi="Times New Roman"/>
        </w:rPr>
        <w:t xml:space="preserve">Knope </w:t>
      </w:r>
      <w:r>
        <w:rPr>
          <w:rFonts w:ascii="Times New Roman" w:hAnsi="Times New Roman"/>
        </w:rPr>
        <w:t>(</w:t>
      </w:r>
      <w:r w:rsidRPr="00EB0B88">
        <w:rPr>
          <w:rFonts w:ascii="Times New Roman" w:hAnsi="Times New Roman"/>
        </w:rPr>
        <w:t>2021</w:t>
      </w:r>
      <w:r>
        <w:rPr>
          <w:rFonts w:ascii="Times New Roman" w:hAnsi="Times New Roman"/>
        </w:rPr>
        <w:t>)</w:t>
      </w:r>
      <w:r w:rsidRPr="00EB0B88">
        <w:rPr>
          <w:rFonts w:ascii="Times New Roman" w:hAnsi="Times New Roman"/>
        </w:rPr>
        <w:t xml:space="preserve">. </w:t>
      </w:r>
      <w:r>
        <w:rPr>
          <w:rFonts w:ascii="Times New Roman" w:hAnsi="Times New Roman"/>
        </w:rPr>
        <w:t xml:space="preserve">A global ecological signal of extinction risk in terrestrial vertebrates. </w:t>
      </w:r>
      <w:proofErr w:type="spellStart"/>
      <w:r w:rsidRPr="00EB0B88">
        <w:rPr>
          <w:rFonts w:ascii="Times New Roman" w:hAnsi="Times New Roman"/>
          <w:i/>
          <w:iCs/>
        </w:rPr>
        <w:t>Conserv</w:t>
      </w:r>
      <w:proofErr w:type="spellEnd"/>
      <w:r w:rsidRPr="00EB0B88">
        <w:rPr>
          <w:rFonts w:ascii="Times New Roman" w:hAnsi="Times New Roman"/>
          <w:i/>
          <w:iCs/>
        </w:rPr>
        <w:t xml:space="preserve">. Biol. </w:t>
      </w:r>
      <w:r>
        <w:rPr>
          <w:rFonts w:ascii="Times New Roman" w:hAnsi="Times New Roman"/>
        </w:rPr>
        <w:t xml:space="preserve">36:e13852. </w:t>
      </w:r>
      <w:proofErr w:type="spellStart"/>
      <w:r>
        <w:rPr>
          <w:rFonts w:ascii="Times New Roman" w:hAnsi="Times New Roman"/>
        </w:rPr>
        <w:t>doi</w:t>
      </w:r>
      <w:proofErr w:type="spellEnd"/>
      <w:r>
        <w:rPr>
          <w:rFonts w:ascii="Times New Roman" w:hAnsi="Times New Roman"/>
        </w:rPr>
        <w:t>: 10.1111/cobi.13852</w:t>
      </w:r>
    </w:p>
    <w:p w14:paraId="6A48D689" w14:textId="77777777" w:rsidR="00A5014A" w:rsidRPr="00EB0B88" w:rsidRDefault="00A5014A" w:rsidP="00EB0B88">
      <w:pPr>
        <w:rPr>
          <w:rFonts w:ascii="Times New Roman" w:hAnsi="Times New Roman"/>
        </w:rPr>
      </w:pPr>
      <w:r w:rsidRPr="008D1A97">
        <w:rPr>
          <w:rFonts w:ascii="Times New Roman" w:hAnsi="Times New Roman"/>
          <w:lang w:val="en-GB"/>
        </w:rPr>
        <w:lastRenderedPageBreak/>
        <w:t>Nemes, C.</w:t>
      </w:r>
      <w:r>
        <w:rPr>
          <w:rFonts w:ascii="Times New Roman" w:hAnsi="Times New Roman"/>
          <w:lang w:val="en-GB"/>
        </w:rPr>
        <w:t xml:space="preserve"> </w:t>
      </w:r>
      <w:r w:rsidRPr="008D1A97">
        <w:rPr>
          <w:rFonts w:ascii="Times New Roman" w:hAnsi="Times New Roman"/>
          <w:lang w:val="en-GB"/>
        </w:rPr>
        <w:t>E., S.</w:t>
      </w:r>
      <w:r>
        <w:rPr>
          <w:rFonts w:ascii="Times New Roman" w:hAnsi="Times New Roman"/>
          <w:lang w:val="en-GB"/>
        </w:rPr>
        <w:t xml:space="preserve"> </w:t>
      </w:r>
      <w:r w:rsidRPr="008D1A97">
        <w:rPr>
          <w:rFonts w:ascii="Times New Roman" w:hAnsi="Times New Roman"/>
          <w:lang w:val="en-GB"/>
        </w:rPr>
        <w:t>A. Cabrera-Cruz, M.</w:t>
      </w:r>
      <w:r>
        <w:rPr>
          <w:rFonts w:ascii="Times New Roman" w:hAnsi="Times New Roman"/>
          <w:lang w:val="en-GB"/>
        </w:rPr>
        <w:t xml:space="preserve"> </w:t>
      </w:r>
      <w:r w:rsidRPr="008D1A97">
        <w:rPr>
          <w:rFonts w:ascii="Times New Roman" w:hAnsi="Times New Roman"/>
          <w:lang w:val="en-GB"/>
        </w:rPr>
        <w:t>J. Anderson, L.</w:t>
      </w:r>
      <w:r>
        <w:rPr>
          <w:rFonts w:ascii="Times New Roman" w:hAnsi="Times New Roman"/>
          <w:lang w:val="en-GB"/>
        </w:rPr>
        <w:t xml:space="preserve"> </w:t>
      </w:r>
      <w:r w:rsidRPr="008D1A97">
        <w:rPr>
          <w:rFonts w:ascii="Times New Roman" w:hAnsi="Times New Roman"/>
          <w:lang w:val="en-GB"/>
        </w:rPr>
        <w:t>W. DeGroote, J.</w:t>
      </w:r>
      <w:r>
        <w:rPr>
          <w:rFonts w:ascii="Times New Roman" w:hAnsi="Times New Roman"/>
          <w:lang w:val="en-GB"/>
        </w:rPr>
        <w:t xml:space="preserve"> </w:t>
      </w:r>
      <w:r w:rsidRPr="008D1A97">
        <w:rPr>
          <w:rFonts w:ascii="Times New Roman" w:hAnsi="Times New Roman"/>
          <w:lang w:val="en-GB"/>
        </w:rPr>
        <w:t>G. DeSimone, M.</w:t>
      </w:r>
      <w:r>
        <w:rPr>
          <w:rFonts w:ascii="Times New Roman" w:hAnsi="Times New Roman"/>
          <w:lang w:val="en-GB"/>
        </w:rPr>
        <w:t xml:space="preserve"> </w:t>
      </w:r>
      <w:r w:rsidRPr="008D1A97">
        <w:rPr>
          <w:rFonts w:ascii="Times New Roman" w:hAnsi="Times New Roman"/>
          <w:lang w:val="en-GB"/>
        </w:rPr>
        <w:t>L</w:t>
      </w:r>
      <w:r>
        <w:rPr>
          <w:rFonts w:ascii="Times New Roman" w:hAnsi="Times New Roman"/>
          <w:lang w:val="en-GB"/>
        </w:rPr>
        <w:t xml:space="preserve">. </w:t>
      </w:r>
      <w:r w:rsidRPr="008D1A97">
        <w:rPr>
          <w:rFonts w:ascii="Times New Roman" w:hAnsi="Times New Roman"/>
          <w:lang w:val="en-GB"/>
        </w:rPr>
        <w:t>Massa,</w:t>
      </w:r>
      <w:r>
        <w:rPr>
          <w:rFonts w:ascii="Times New Roman" w:hAnsi="Times New Roman"/>
          <w:lang w:val="en-GB"/>
        </w:rPr>
        <w:t xml:space="preserve"> and</w:t>
      </w:r>
      <w:r w:rsidRPr="008D1A97">
        <w:rPr>
          <w:rFonts w:ascii="Times New Roman" w:hAnsi="Times New Roman"/>
          <w:lang w:val="en-GB"/>
        </w:rPr>
        <w:t xml:space="preserve"> E.</w:t>
      </w:r>
      <w:r>
        <w:rPr>
          <w:rFonts w:ascii="Times New Roman" w:hAnsi="Times New Roman"/>
          <w:lang w:val="en-GB"/>
        </w:rPr>
        <w:t xml:space="preserve"> </w:t>
      </w:r>
      <w:r w:rsidRPr="008D1A97">
        <w:rPr>
          <w:rFonts w:ascii="Times New Roman" w:hAnsi="Times New Roman"/>
          <w:lang w:val="en-GB"/>
        </w:rPr>
        <w:t xml:space="preserve">B. </w:t>
      </w:r>
      <w:r>
        <w:rPr>
          <w:rFonts w:ascii="Times New Roman" w:hAnsi="Times New Roman"/>
          <w:lang w:val="en-GB"/>
        </w:rPr>
        <w:t>Cohen</w:t>
      </w:r>
      <w:r w:rsidRPr="008D1A97">
        <w:rPr>
          <w:rFonts w:ascii="Times New Roman" w:hAnsi="Times New Roman"/>
          <w:lang w:val="en-GB"/>
        </w:rPr>
        <w:t xml:space="preserve"> </w:t>
      </w:r>
      <w:r>
        <w:rPr>
          <w:rFonts w:ascii="Times New Roman" w:hAnsi="Times New Roman"/>
          <w:lang w:val="en-GB"/>
        </w:rPr>
        <w:t>(</w:t>
      </w:r>
      <w:r w:rsidRPr="008D1A97">
        <w:rPr>
          <w:rFonts w:ascii="Times New Roman" w:hAnsi="Times New Roman"/>
          <w:lang w:val="en-GB"/>
        </w:rPr>
        <w:t>2023</w:t>
      </w:r>
      <w:r>
        <w:rPr>
          <w:rFonts w:ascii="Times New Roman" w:hAnsi="Times New Roman"/>
          <w:lang w:val="en-GB"/>
        </w:rPr>
        <w:t>)</w:t>
      </w:r>
      <w:r w:rsidRPr="008D1A97">
        <w:rPr>
          <w:rFonts w:ascii="Times New Roman" w:hAnsi="Times New Roman"/>
          <w:lang w:val="en-GB"/>
        </w:rPr>
        <w:t xml:space="preserve">. More than mortality: Consequences of </w:t>
      </w:r>
      <w:r w:rsidRPr="00EB0B88">
        <w:rPr>
          <w:rFonts w:ascii="Times New Roman" w:hAnsi="Times New Roman"/>
          <w:lang w:val="en-GB"/>
        </w:rPr>
        <w:t xml:space="preserve">human activity on migrating birds extend beyond direct mortality. </w:t>
      </w:r>
      <w:r w:rsidRPr="00EB0B88">
        <w:rPr>
          <w:rFonts w:ascii="Times New Roman" w:hAnsi="Times New Roman"/>
          <w:i/>
          <w:iCs/>
          <w:lang w:val="en-GB"/>
        </w:rPr>
        <w:t>Ornithological Applications</w:t>
      </w:r>
      <w:r w:rsidRPr="00EB0B88">
        <w:rPr>
          <w:rFonts w:ascii="Times New Roman" w:hAnsi="Times New Roman"/>
          <w:lang w:val="en-GB"/>
        </w:rPr>
        <w:t xml:space="preserve"> 125:</w:t>
      </w:r>
      <w:r w:rsidRPr="00EB0B88">
        <w:rPr>
          <w:rFonts w:ascii="Times New Roman" w:hAnsi="Times New Roman"/>
        </w:rPr>
        <w:t>duad020.</w:t>
      </w:r>
      <w:r>
        <w:rPr>
          <w:rFonts w:ascii="Times New Roman" w:hAnsi="Times New Roman"/>
        </w:rPr>
        <w:t xml:space="preserve"> </w:t>
      </w:r>
      <w:proofErr w:type="spellStart"/>
      <w:r w:rsidRPr="00EB0B88">
        <w:rPr>
          <w:rFonts w:ascii="Times New Roman" w:hAnsi="Times New Roman"/>
          <w:lang w:val="en-GB"/>
        </w:rPr>
        <w:t>doi</w:t>
      </w:r>
      <w:proofErr w:type="spellEnd"/>
      <w:r w:rsidRPr="00EB0B88">
        <w:rPr>
          <w:rFonts w:ascii="Times New Roman" w:hAnsi="Times New Roman"/>
          <w:lang w:val="en-GB"/>
        </w:rPr>
        <w:t xml:space="preserve">: </w:t>
      </w:r>
      <w:r w:rsidRPr="00EB0B88">
        <w:rPr>
          <w:rFonts w:ascii="Times New Roman" w:hAnsi="Times New Roman"/>
        </w:rPr>
        <w:t>https://doi.org/10.1093/ornithapp/duad020.</w:t>
      </w:r>
    </w:p>
    <w:p w14:paraId="075B2B14" w14:textId="77777777" w:rsidR="00A5014A" w:rsidRDefault="00A5014A" w:rsidP="00EB0B88">
      <w:pPr>
        <w:rPr>
          <w:rFonts w:ascii="Times New Roman" w:hAnsi="Times New Roman"/>
        </w:rPr>
      </w:pPr>
      <w:r>
        <w:rPr>
          <w:rFonts w:ascii="Times New Roman" w:hAnsi="Times New Roman"/>
        </w:rPr>
        <w:t>Ockendon, N., A. Johnston, and S. R. Baillie (2014). Rainfall on wintering grounds affects population change in many species of Afro-</w:t>
      </w:r>
      <w:proofErr w:type="spellStart"/>
      <w:r>
        <w:rPr>
          <w:rFonts w:ascii="Times New Roman" w:hAnsi="Times New Roman"/>
        </w:rPr>
        <w:t>Palaearctic</w:t>
      </w:r>
      <w:proofErr w:type="spellEnd"/>
      <w:r>
        <w:rPr>
          <w:rFonts w:ascii="Times New Roman" w:hAnsi="Times New Roman"/>
        </w:rPr>
        <w:t xml:space="preserve"> migrants. </w:t>
      </w:r>
      <w:r w:rsidRPr="00EB0B88">
        <w:rPr>
          <w:rFonts w:ascii="Times New Roman" w:hAnsi="Times New Roman"/>
          <w:i/>
          <w:iCs/>
        </w:rPr>
        <w:t xml:space="preserve">J. </w:t>
      </w:r>
      <w:proofErr w:type="spellStart"/>
      <w:r w:rsidRPr="00EB0B88">
        <w:rPr>
          <w:rFonts w:ascii="Times New Roman" w:hAnsi="Times New Roman"/>
          <w:i/>
          <w:iCs/>
        </w:rPr>
        <w:t>Ornithol</w:t>
      </w:r>
      <w:proofErr w:type="spellEnd"/>
      <w:r w:rsidRPr="00EB0B88">
        <w:rPr>
          <w:rFonts w:ascii="Times New Roman" w:hAnsi="Times New Roman"/>
          <w:i/>
          <w:iCs/>
        </w:rPr>
        <w:t>.</w:t>
      </w:r>
      <w:r>
        <w:rPr>
          <w:rFonts w:ascii="Times New Roman" w:hAnsi="Times New Roman"/>
        </w:rPr>
        <w:t xml:space="preserve"> 155:905–917.</w:t>
      </w:r>
    </w:p>
    <w:p w14:paraId="4F90418E" w14:textId="77777777" w:rsidR="00A5014A" w:rsidRDefault="00A5014A" w:rsidP="001008C2">
      <w:pPr>
        <w:rPr>
          <w:rFonts w:ascii="Times New Roman" w:hAnsi="Times New Roman"/>
        </w:rPr>
      </w:pPr>
      <w:r>
        <w:rPr>
          <w:rFonts w:ascii="Times New Roman" w:hAnsi="Times New Roman"/>
        </w:rPr>
        <w:t xml:space="preserve">Oppel, S., V. Dobrev, V. Arkumarev, V. Saravia-Mullin, K. </w:t>
      </w:r>
      <w:proofErr w:type="spellStart"/>
      <w:r>
        <w:rPr>
          <w:rFonts w:ascii="Times New Roman" w:hAnsi="Times New Roman"/>
        </w:rPr>
        <w:t>Bashmili</w:t>
      </w:r>
      <w:proofErr w:type="spellEnd"/>
      <w:r>
        <w:rPr>
          <w:rFonts w:ascii="Times New Roman" w:hAnsi="Times New Roman"/>
        </w:rPr>
        <w:t xml:space="preserve">, T. Bino, A. Bounas, A. Chardin, D. Dobrev, K. Duro, E. Kapsalis, E. Kret, M. P. Marchant, S. Nakev, N. Petrovski, H. Papaioannou, G. </w:t>
      </w:r>
      <w:proofErr w:type="spellStart"/>
      <w:r>
        <w:rPr>
          <w:rFonts w:ascii="Times New Roman" w:hAnsi="Times New Roman"/>
        </w:rPr>
        <w:t>Popgeorgiev</w:t>
      </w:r>
      <w:proofErr w:type="spellEnd"/>
      <w:r>
        <w:rPr>
          <w:rFonts w:ascii="Times New Roman" w:hAnsi="Times New Roman"/>
        </w:rPr>
        <w:t xml:space="preserve">, L. Selgjekaj, T. Skartsi, A. Stamenov, S. Stoychev, M. Topi, D. </w:t>
      </w:r>
      <w:proofErr w:type="spellStart"/>
      <w:r>
        <w:rPr>
          <w:rFonts w:ascii="Times New Roman" w:hAnsi="Times New Roman"/>
        </w:rPr>
        <w:t>Vavylis</w:t>
      </w:r>
      <w:proofErr w:type="spellEnd"/>
      <w:r>
        <w:rPr>
          <w:rFonts w:ascii="Times New Roman" w:hAnsi="Times New Roman"/>
        </w:rPr>
        <w:t xml:space="preserve">, M. Velevski, Z. </w:t>
      </w:r>
      <w:proofErr w:type="spellStart"/>
      <w:r>
        <w:rPr>
          <w:rFonts w:ascii="Times New Roman" w:hAnsi="Times New Roman"/>
        </w:rPr>
        <w:t>Vorpsi</w:t>
      </w:r>
      <w:proofErr w:type="spellEnd"/>
      <w:r>
        <w:rPr>
          <w:rFonts w:ascii="Times New Roman" w:hAnsi="Times New Roman"/>
        </w:rPr>
        <w:t xml:space="preserve">, </w:t>
      </w:r>
      <w:proofErr w:type="spellStart"/>
      <w:r>
        <w:rPr>
          <w:rFonts w:ascii="Times New Roman" w:hAnsi="Times New Roman"/>
        </w:rPr>
        <w:t>J.Weston</w:t>
      </w:r>
      <w:proofErr w:type="spellEnd"/>
      <w:r>
        <w:rPr>
          <w:rFonts w:ascii="Times New Roman" w:hAnsi="Times New Roman"/>
        </w:rPr>
        <w:t xml:space="preserve">, E. </w:t>
      </w:r>
      <w:proofErr w:type="spellStart"/>
      <w:r>
        <w:rPr>
          <w:rFonts w:ascii="Times New Roman" w:hAnsi="Times New Roman"/>
        </w:rPr>
        <w:t>Xeka</w:t>
      </w:r>
      <w:proofErr w:type="spellEnd"/>
      <w:r>
        <w:rPr>
          <w:rFonts w:ascii="Times New Roman" w:hAnsi="Times New Roman"/>
        </w:rPr>
        <w:t xml:space="preserve">, X. </w:t>
      </w:r>
      <w:proofErr w:type="spellStart"/>
      <w:r>
        <w:rPr>
          <w:rFonts w:ascii="Times New Roman" w:hAnsi="Times New Roman"/>
        </w:rPr>
        <w:t>Xherri</w:t>
      </w:r>
      <w:proofErr w:type="spellEnd"/>
      <w:r>
        <w:rPr>
          <w:rFonts w:ascii="Times New Roman" w:hAnsi="Times New Roman"/>
        </w:rPr>
        <w:t xml:space="preserve">, E. Yordanov, and S. C. Nikolov, (2024). Long-term conservation efforts at flyway scale can halt the population decline in a globally endangered migratory raptor. </w:t>
      </w:r>
      <w:r w:rsidRPr="001008C2">
        <w:rPr>
          <w:rFonts w:ascii="Times New Roman" w:hAnsi="Times New Roman"/>
          <w:i/>
          <w:iCs/>
        </w:rPr>
        <w:t xml:space="preserve">Anim. </w:t>
      </w:r>
      <w:proofErr w:type="spellStart"/>
      <w:r w:rsidRPr="001008C2">
        <w:rPr>
          <w:rFonts w:ascii="Times New Roman" w:hAnsi="Times New Roman"/>
          <w:i/>
          <w:iCs/>
        </w:rPr>
        <w:t>Conserv</w:t>
      </w:r>
      <w:proofErr w:type="spellEnd"/>
      <w:r w:rsidRPr="001008C2">
        <w:rPr>
          <w:rFonts w:ascii="Times New Roman" w:hAnsi="Times New Roman"/>
          <w:i/>
          <w:iCs/>
        </w:rPr>
        <w:t>.</w:t>
      </w:r>
      <w:r>
        <w:rPr>
          <w:rFonts w:ascii="Times New Roman" w:hAnsi="Times New Roman"/>
        </w:rPr>
        <w:t xml:space="preserve"> 27:374–385. https://doi.org/10.1111/acv.12917</w:t>
      </w:r>
    </w:p>
    <w:p w14:paraId="6C2FD3A1" w14:textId="77777777" w:rsidR="00A5014A" w:rsidRDefault="00A5014A" w:rsidP="001008C2">
      <w:pPr>
        <w:rPr>
          <w:rFonts w:ascii="Times New Roman" w:hAnsi="Times New Roman"/>
        </w:rPr>
      </w:pPr>
      <w:r>
        <w:rPr>
          <w:rFonts w:ascii="Times New Roman" w:hAnsi="Times New Roman"/>
        </w:rPr>
        <w:t xml:space="preserve">Oppel, S., V. Saravia, A. Bounas, V. Arkumarev, E. Kret, V. Dobrev, D. Dobrev, P. </w:t>
      </w:r>
      <w:proofErr w:type="spellStart"/>
      <w:r>
        <w:rPr>
          <w:rFonts w:ascii="Times New Roman" w:hAnsi="Times New Roman"/>
        </w:rPr>
        <w:t>Kordopatis</w:t>
      </w:r>
      <w:proofErr w:type="spellEnd"/>
      <w:r>
        <w:rPr>
          <w:rFonts w:ascii="Times New Roman" w:hAnsi="Times New Roman"/>
        </w:rPr>
        <w:t xml:space="preserve">, T. Skartsi, M. Velevski, N. Petrovski, T. Bino, M. Topi, I. Klisurov, S. Stoychev, and S. Nikolov (2021). Population reinforcement and demographic changes needed to </w:t>
      </w:r>
      <w:proofErr w:type="spellStart"/>
      <w:r>
        <w:rPr>
          <w:rFonts w:ascii="Times New Roman" w:hAnsi="Times New Roman"/>
        </w:rPr>
        <w:t>stabilise</w:t>
      </w:r>
      <w:proofErr w:type="spellEnd"/>
      <w:r>
        <w:rPr>
          <w:rFonts w:ascii="Times New Roman" w:hAnsi="Times New Roman"/>
        </w:rPr>
        <w:t xml:space="preserve"> the population of a migratory vulture. </w:t>
      </w:r>
      <w:r w:rsidRPr="001008C2">
        <w:rPr>
          <w:rFonts w:ascii="Times New Roman" w:hAnsi="Times New Roman"/>
          <w:i/>
          <w:iCs/>
        </w:rPr>
        <w:t>J. Appl. Ecol.</w:t>
      </w:r>
      <w:r>
        <w:rPr>
          <w:rFonts w:ascii="Times New Roman" w:hAnsi="Times New Roman"/>
        </w:rPr>
        <w:t xml:space="preserve"> 58:2711–2721.</w:t>
      </w:r>
    </w:p>
    <w:p w14:paraId="01D6A8AD" w14:textId="77777777" w:rsidR="00A5014A" w:rsidRDefault="00A5014A" w:rsidP="00CE42BF">
      <w:pPr>
        <w:rPr>
          <w:rFonts w:ascii="Times New Roman" w:hAnsi="Times New Roman"/>
        </w:rPr>
      </w:pPr>
      <w:r>
        <w:rPr>
          <w:rFonts w:ascii="Times New Roman" w:hAnsi="Times New Roman"/>
        </w:rPr>
        <w:t xml:space="preserve">Pain, D., B. Hughes, E. </w:t>
      </w:r>
      <w:proofErr w:type="spellStart"/>
      <w:r>
        <w:rPr>
          <w:rFonts w:ascii="Times New Roman" w:hAnsi="Times New Roman"/>
        </w:rPr>
        <w:t>Syroechkovskiy</w:t>
      </w:r>
      <w:proofErr w:type="spellEnd"/>
      <w:r>
        <w:rPr>
          <w:rFonts w:ascii="Times New Roman" w:hAnsi="Times New Roman"/>
        </w:rPr>
        <w:t xml:space="preserve">, C. </w:t>
      </w:r>
      <w:proofErr w:type="spellStart"/>
      <w:r>
        <w:rPr>
          <w:rFonts w:ascii="Times New Roman" w:hAnsi="Times New Roman"/>
        </w:rPr>
        <w:t>Zöckler</w:t>
      </w:r>
      <w:proofErr w:type="spellEnd"/>
      <w:r>
        <w:rPr>
          <w:rFonts w:ascii="Times New Roman" w:hAnsi="Times New Roman"/>
        </w:rPr>
        <w:t xml:space="preserve">, S. Chowdhury, G. Anderson, and N. Clark (2018). Saving the Spoon-billed Sandpiper: a conservation update. </w:t>
      </w:r>
      <w:r w:rsidRPr="00CE42BF">
        <w:rPr>
          <w:rFonts w:ascii="Times New Roman" w:hAnsi="Times New Roman"/>
          <w:i/>
          <w:iCs/>
        </w:rPr>
        <w:t>British Birds</w:t>
      </w:r>
      <w:r>
        <w:rPr>
          <w:rFonts w:ascii="Times New Roman" w:hAnsi="Times New Roman"/>
        </w:rPr>
        <w:t xml:space="preserve"> 111:323–333.</w:t>
      </w:r>
    </w:p>
    <w:p w14:paraId="23119897" w14:textId="77777777" w:rsidR="00A5014A" w:rsidRDefault="00A5014A" w:rsidP="00CE42BF">
      <w:pPr>
        <w:rPr>
          <w:rFonts w:ascii="Times New Roman" w:hAnsi="Times New Roman"/>
        </w:rPr>
      </w:pPr>
      <w:r w:rsidRPr="00811708">
        <w:rPr>
          <w:rFonts w:ascii="Times New Roman" w:hAnsi="Times New Roman"/>
        </w:rPr>
        <w:t xml:space="preserve">Peach, W. J., S. Baillie, and L. Underhill (1991). </w:t>
      </w:r>
      <w:r>
        <w:rPr>
          <w:rFonts w:ascii="Times New Roman" w:hAnsi="Times New Roman"/>
        </w:rPr>
        <w:t xml:space="preserve">Survival of Sedge Warblers Acrocephalus </w:t>
      </w:r>
      <w:proofErr w:type="spellStart"/>
      <w:r>
        <w:rPr>
          <w:rFonts w:ascii="Times New Roman" w:hAnsi="Times New Roman"/>
        </w:rPr>
        <w:t>schoenobaenus</w:t>
      </w:r>
      <w:proofErr w:type="spellEnd"/>
      <w:r>
        <w:rPr>
          <w:rFonts w:ascii="Times New Roman" w:hAnsi="Times New Roman"/>
        </w:rPr>
        <w:t xml:space="preserve"> in relation to West African rainfall. </w:t>
      </w:r>
      <w:r w:rsidRPr="00CE42BF">
        <w:rPr>
          <w:rFonts w:ascii="Times New Roman" w:hAnsi="Times New Roman"/>
          <w:i/>
          <w:iCs/>
        </w:rPr>
        <w:t>Ibis</w:t>
      </w:r>
      <w:r>
        <w:rPr>
          <w:rFonts w:ascii="Times New Roman" w:hAnsi="Times New Roman"/>
        </w:rPr>
        <w:t xml:space="preserve"> 133:300–305. </w:t>
      </w:r>
    </w:p>
    <w:p w14:paraId="7517A4FB" w14:textId="77777777" w:rsidR="00A5014A" w:rsidRDefault="00A5014A" w:rsidP="00CE42BF">
      <w:pPr>
        <w:rPr>
          <w:rFonts w:ascii="Times New Roman" w:hAnsi="Times New Roman"/>
        </w:rPr>
      </w:pPr>
      <w:r w:rsidRPr="00D31597">
        <w:rPr>
          <w:rFonts w:ascii="Times New Roman" w:hAnsi="Times New Roman"/>
        </w:rPr>
        <w:t xml:space="preserve">Plummer, M. </w:t>
      </w:r>
      <w:r>
        <w:rPr>
          <w:rFonts w:ascii="Times New Roman" w:hAnsi="Times New Roman"/>
        </w:rPr>
        <w:t>(</w:t>
      </w:r>
      <w:r w:rsidRPr="00D31597">
        <w:rPr>
          <w:rFonts w:ascii="Times New Roman" w:hAnsi="Times New Roman"/>
        </w:rPr>
        <w:t>2017</w:t>
      </w:r>
      <w:r>
        <w:rPr>
          <w:rFonts w:ascii="Times New Roman" w:hAnsi="Times New Roman"/>
        </w:rPr>
        <w:t>)</w:t>
      </w:r>
      <w:r w:rsidRPr="00D31597">
        <w:rPr>
          <w:rFonts w:ascii="Times New Roman" w:hAnsi="Times New Roman"/>
        </w:rPr>
        <w:t xml:space="preserve">. JAGS: A Program for Analysis of Bayesian Graphical Models Using Gibbs Sampling (Version 4.3.0). [R package]. </w:t>
      </w:r>
    </w:p>
    <w:p w14:paraId="27213702" w14:textId="0F828279" w:rsidR="00A5014A" w:rsidRDefault="00A5014A" w:rsidP="00CE42BF">
      <w:pPr>
        <w:rPr>
          <w:ins w:id="1265" w:author="Steffen Oppel" w:date="2025-10-06T10:48:00Z" w16du:dateUtc="2025-10-06T08:48:00Z"/>
          <w:rFonts w:ascii="Times New Roman" w:hAnsi="Times New Roman"/>
        </w:rPr>
      </w:pPr>
      <w:r>
        <w:rPr>
          <w:rFonts w:ascii="Times New Roman" w:hAnsi="Times New Roman"/>
        </w:rPr>
        <w:t xml:space="preserve">R Core Team (2024). R: A language and environment for statistical computing. R Foundation for Statistical Computing. Vienna, Austria. </w:t>
      </w:r>
      <w:ins w:id="1266" w:author="Steffen Oppel" w:date="2025-10-06T10:48:00Z" w16du:dateUtc="2025-10-06T08:48:00Z">
        <w:r w:rsidR="002610C8">
          <w:rPr>
            <w:rFonts w:ascii="Times New Roman" w:hAnsi="Times New Roman"/>
          </w:rPr>
          <w:fldChar w:fldCharType="begin"/>
        </w:r>
        <w:r w:rsidR="002610C8">
          <w:rPr>
            <w:rFonts w:ascii="Times New Roman" w:hAnsi="Times New Roman"/>
          </w:rPr>
          <w:instrText>HYPERLINK "</w:instrText>
        </w:r>
      </w:ins>
      <w:r w:rsidR="002610C8">
        <w:rPr>
          <w:rFonts w:ascii="Times New Roman" w:hAnsi="Times New Roman"/>
        </w:rPr>
        <w:instrText>https://www.R-project.org</w:instrText>
      </w:r>
      <w:ins w:id="1267" w:author="Steffen Oppel" w:date="2025-10-06T10:48:00Z" w16du:dateUtc="2025-10-06T08:48:00Z">
        <w:r w:rsidR="002610C8">
          <w:rPr>
            <w:rFonts w:ascii="Times New Roman" w:hAnsi="Times New Roman"/>
          </w:rPr>
          <w:instrText>"</w:instrText>
        </w:r>
        <w:r w:rsidR="002610C8">
          <w:rPr>
            <w:rFonts w:ascii="Times New Roman" w:hAnsi="Times New Roman"/>
          </w:rPr>
        </w:r>
        <w:r w:rsidR="002610C8">
          <w:rPr>
            <w:rFonts w:ascii="Times New Roman" w:hAnsi="Times New Roman"/>
          </w:rPr>
          <w:fldChar w:fldCharType="separate"/>
        </w:r>
      </w:ins>
      <w:r w:rsidR="002610C8" w:rsidRPr="004B0247">
        <w:rPr>
          <w:rStyle w:val="Hyperlink"/>
          <w:rFonts w:ascii="Times New Roman" w:hAnsi="Times New Roman"/>
        </w:rPr>
        <w:t>https://www.R-project.org</w:t>
      </w:r>
      <w:ins w:id="1268" w:author="Steffen Oppel" w:date="2025-10-06T10:48:00Z" w16du:dateUtc="2025-10-06T08:48:00Z">
        <w:r w:rsidR="002610C8">
          <w:rPr>
            <w:rFonts w:ascii="Times New Roman" w:hAnsi="Times New Roman"/>
          </w:rPr>
          <w:fldChar w:fldCharType="end"/>
        </w:r>
      </w:ins>
      <w:r>
        <w:rPr>
          <w:rFonts w:ascii="Times New Roman" w:hAnsi="Times New Roman"/>
        </w:rPr>
        <w:t>.</w:t>
      </w:r>
    </w:p>
    <w:p w14:paraId="4EF9F54A" w14:textId="125E692D" w:rsidR="002610C8" w:rsidRDefault="002610C8" w:rsidP="00CE42BF">
      <w:pPr>
        <w:rPr>
          <w:ins w:id="1269" w:author="Steffen Oppel" w:date="2025-10-06T10:56:00Z" w16du:dateUtc="2025-10-06T08:56:00Z"/>
          <w:rFonts w:ascii="Times New Roman" w:hAnsi="Times New Roman"/>
        </w:rPr>
      </w:pPr>
      <w:ins w:id="1270" w:author="Steffen Oppel" w:date="2025-10-06T10:48:00Z">
        <w:r w:rsidRPr="002610C8">
          <w:rPr>
            <w:rFonts w:ascii="Times New Roman" w:hAnsi="Times New Roman"/>
          </w:rPr>
          <w:t xml:space="preserve">Rosenberg, K. V., et al. </w:t>
        </w:r>
      </w:ins>
      <w:ins w:id="1271" w:author="Steffen Oppel" w:date="2025-10-06T10:49:00Z" w16du:dateUtc="2025-10-06T08:49:00Z">
        <w:r w:rsidR="00E23E87">
          <w:rPr>
            <w:rFonts w:ascii="Times New Roman" w:hAnsi="Times New Roman"/>
          </w:rPr>
          <w:t>(</w:t>
        </w:r>
      </w:ins>
      <w:ins w:id="1272" w:author="Steffen Oppel" w:date="2025-10-06T10:48:00Z">
        <w:r w:rsidRPr="002610C8">
          <w:rPr>
            <w:rFonts w:ascii="Times New Roman" w:hAnsi="Times New Roman"/>
          </w:rPr>
          <w:t>2019</w:t>
        </w:r>
      </w:ins>
      <w:ins w:id="1273" w:author="Steffen Oppel" w:date="2025-10-06T10:49:00Z" w16du:dateUtc="2025-10-06T08:49:00Z">
        <w:r w:rsidR="00E23E87">
          <w:rPr>
            <w:rFonts w:ascii="Times New Roman" w:hAnsi="Times New Roman"/>
          </w:rPr>
          <w:t>)</w:t>
        </w:r>
      </w:ins>
      <w:ins w:id="1274" w:author="Steffen Oppel" w:date="2025-10-06T10:48:00Z">
        <w:r w:rsidRPr="002610C8">
          <w:rPr>
            <w:rFonts w:ascii="Times New Roman" w:hAnsi="Times New Roman"/>
          </w:rPr>
          <w:t xml:space="preserve">. Decline of the North American avifauna. Science </w:t>
        </w:r>
        <w:r w:rsidRPr="002610C8">
          <w:rPr>
            <w:rFonts w:ascii="Times New Roman" w:hAnsi="Times New Roman"/>
            <w:b/>
            <w:bCs/>
          </w:rPr>
          <w:t>366</w:t>
        </w:r>
        <w:r w:rsidRPr="002610C8">
          <w:rPr>
            <w:rFonts w:ascii="Times New Roman" w:hAnsi="Times New Roman"/>
          </w:rPr>
          <w:t>:120-124.</w:t>
        </w:r>
      </w:ins>
    </w:p>
    <w:p w14:paraId="4EBA18A9" w14:textId="6522AE1E" w:rsidR="00161287" w:rsidRDefault="00161287" w:rsidP="00CE42BF">
      <w:pPr>
        <w:rPr>
          <w:rFonts w:ascii="Times New Roman" w:hAnsi="Times New Roman"/>
        </w:rPr>
      </w:pPr>
      <w:ins w:id="1275" w:author="Steffen Oppel" w:date="2025-10-06T10:56:00Z">
        <w:r w:rsidRPr="00161287">
          <w:rPr>
            <w:rFonts w:ascii="Times New Roman" w:hAnsi="Times New Roman"/>
          </w:rPr>
          <w:t xml:space="preserve">Runge, C. A., J. E. M. Watson, S. H. M. Butchart, J. O. Hanson, H. P. </w:t>
        </w:r>
        <w:proofErr w:type="spellStart"/>
        <w:r w:rsidRPr="00161287">
          <w:rPr>
            <w:rFonts w:ascii="Times New Roman" w:hAnsi="Times New Roman"/>
          </w:rPr>
          <w:t>Possingham</w:t>
        </w:r>
        <w:proofErr w:type="spellEnd"/>
        <w:r w:rsidRPr="00161287">
          <w:rPr>
            <w:rFonts w:ascii="Times New Roman" w:hAnsi="Times New Roman"/>
          </w:rPr>
          <w:t xml:space="preserve">, and R. A. Fuller </w:t>
        </w:r>
      </w:ins>
      <w:ins w:id="1276" w:author="Steffen Oppel" w:date="2025-10-06T10:56:00Z" w16du:dateUtc="2025-10-06T08:56:00Z">
        <w:r>
          <w:rPr>
            <w:rFonts w:ascii="Times New Roman" w:hAnsi="Times New Roman"/>
          </w:rPr>
          <w:t>(</w:t>
        </w:r>
      </w:ins>
      <w:ins w:id="1277" w:author="Steffen Oppel" w:date="2025-10-06T10:56:00Z">
        <w:r w:rsidRPr="00161287">
          <w:rPr>
            <w:rFonts w:ascii="Times New Roman" w:hAnsi="Times New Roman"/>
          </w:rPr>
          <w:t>2015</w:t>
        </w:r>
      </w:ins>
      <w:ins w:id="1278" w:author="Steffen Oppel" w:date="2025-10-06T10:56:00Z" w16du:dateUtc="2025-10-06T08:56:00Z">
        <w:r>
          <w:rPr>
            <w:rFonts w:ascii="Times New Roman" w:hAnsi="Times New Roman"/>
          </w:rPr>
          <w:t>)</w:t>
        </w:r>
      </w:ins>
      <w:ins w:id="1279" w:author="Steffen Oppel" w:date="2025-10-06T10:56:00Z">
        <w:r w:rsidRPr="00161287">
          <w:rPr>
            <w:rFonts w:ascii="Times New Roman" w:hAnsi="Times New Roman"/>
          </w:rPr>
          <w:t xml:space="preserve">. Protected areas and global conservation of migratory birds. Science </w:t>
        </w:r>
        <w:r w:rsidRPr="00161287">
          <w:rPr>
            <w:rFonts w:ascii="Times New Roman" w:hAnsi="Times New Roman"/>
            <w:b/>
            <w:bCs/>
          </w:rPr>
          <w:t>350</w:t>
        </w:r>
        <w:r w:rsidRPr="00161287">
          <w:rPr>
            <w:rFonts w:ascii="Times New Roman" w:hAnsi="Times New Roman"/>
          </w:rPr>
          <w:t>:1255-1258.</w:t>
        </w:r>
      </w:ins>
    </w:p>
    <w:p w14:paraId="40480B16" w14:textId="77777777" w:rsidR="00A5014A" w:rsidRDefault="00A5014A" w:rsidP="00CE42BF">
      <w:pPr>
        <w:rPr>
          <w:rFonts w:ascii="Times New Roman" w:hAnsi="Times New Roman"/>
        </w:rPr>
      </w:pPr>
      <w:proofErr w:type="spellStart"/>
      <w:r w:rsidRPr="00D31597">
        <w:rPr>
          <w:rFonts w:ascii="Times New Roman" w:hAnsi="Times New Roman"/>
          <w:lang w:val="de-DE"/>
        </w:rPr>
        <w:t>Sæther</w:t>
      </w:r>
      <w:proofErr w:type="spellEnd"/>
      <w:r w:rsidRPr="00D31597">
        <w:rPr>
          <w:rFonts w:ascii="Times New Roman" w:hAnsi="Times New Roman"/>
          <w:lang w:val="de-DE"/>
        </w:rPr>
        <w:t>, B.-E., S. Engen, R. Lande, A.</w:t>
      </w:r>
      <w:r>
        <w:rPr>
          <w:rFonts w:ascii="Times New Roman" w:hAnsi="Times New Roman"/>
          <w:lang w:val="de-DE"/>
        </w:rPr>
        <w:t xml:space="preserve"> </w:t>
      </w:r>
      <w:r w:rsidRPr="00D31597">
        <w:rPr>
          <w:rFonts w:ascii="Times New Roman" w:hAnsi="Times New Roman"/>
          <w:lang w:val="de-DE"/>
        </w:rPr>
        <w:t>P. Møller, S.</w:t>
      </w:r>
      <w:r>
        <w:rPr>
          <w:rFonts w:ascii="Times New Roman" w:hAnsi="Times New Roman"/>
          <w:lang w:val="de-DE"/>
        </w:rPr>
        <w:t xml:space="preserve"> </w:t>
      </w:r>
      <w:r w:rsidRPr="00D31597">
        <w:rPr>
          <w:rFonts w:ascii="Times New Roman" w:hAnsi="Times New Roman"/>
          <w:lang w:val="de-DE"/>
        </w:rPr>
        <w:t xml:space="preserve">Bensch, D. </w:t>
      </w:r>
      <w:proofErr w:type="spellStart"/>
      <w:r w:rsidRPr="00D31597">
        <w:rPr>
          <w:rFonts w:ascii="Times New Roman" w:hAnsi="Times New Roman"/>
          <w:lang w:val="de-DE"/>
        </w:rPr>
        <w:t>Hasselquist</w:t>
      </w:r>
      <w:proofErr w:type="spellEnd"/>
      <w:r w:rsidRPr="00D31597">
        <w:rPr>
          <w:rFonts w:ascii="Times New Roman" w:hAnsi="Times New Roman"/>
          <w:lang w:val="de-DE"/>
        </w:rPr>
        <w:t>,</w:t>
      </w:r>
      <w:r>
        <w:rPr>
          <w:rFonts w:ascii="Times New Roman" w:hAnsi="Times New Roman"/>
          <w:lang w:val="de-DE"/>
        </w:rPr>
        <w:t xml:space="preserve"> J. </w:t>
      </w:r>
      <w:r w:rsidRPr="00D31597">
        <w:rPr>
          <w:rFonts w:ascii="Times New Roman" w:hAnsi="Times New Roman"/>
          <w:lang w:val="de-DE"/>
        </w:rPr>
        <w:t>Beier</w:t>
      </w:r>
      <w:r>
        <w:rPr>
          <w:rFonts w:ascii="Times New Roman" w:hAnsi="Times New Roman"/>
          <w:lang w:val="de-DE"/>
        </w:rPr>
        <w:t xml:space="preserve">, and B. </w:t>
      </w:r>
      <w:proofErr w:type="spellStart"/>
      <w:r w:rsidRPr="00D31597">
        <w:rPr>
          <w:rFonts w:ascii="Times New Roman" w:hAnsi="Times New Roman"/>
          <w:lang w:val="de-DE"/>
        </w:rPr>
        <w:t>Leisler</w:t>
      </w:r>
      <w:proofErr w:type="spellEnd"/>
      <w:r w:rsidRPr="00D31597">
        <w:rPr>
          <w:rFonts w:ascii="Times New Roman" w:hAnsi="Times New Roman"/>
          <w:lang w:val="de-DE"/>
        </w:rPr>
        <w:t xml:space="preserve">, </w:t>
      </w:r>
      <w:r>
        <w:rPr>
          <w:rFonts w:ascii="Times New Roman" w:hAnsi="Times New Roman"/>
          <w:lang w:val="de-DE"/>
        </w:rPr>
        <w:t>(</w:t>
      </w:r>
      <w:r w:rsidRPr="00D31597">
        <w:rPr>
          <w:rFonts w:ascii="Times New Roman" w:hAnsi="Times New Roman"/>
          <w:lang w:val="de-DE"/>
        </w:rPr>
        <w:t>2004</w:t>
      </w:r>
      <w:r>
        <w:rPr>
          <w:rFonts w:ascii="Times New Roman" w:hAnsi="Times New Roman"/>
          <w:lang w:val="de-DE"/>
        </w:rPr>
        <w:t>)</w:t>
      </w:r>
      <w:r w:rsidRPr="00D31597">
        <w:rPr>
          <w:rFonts w:ascii="Times New Roman" w:hAnsi="Times New Roman"/>
          <w:lang w:val="de-DE"/>
        </w:rPr>
        <w:t xml:space="preserve">. </w:t>
      </w:r>
      <w:r w:rsidRPr="00D31597">
        <w:rPr>
          <w:rFonts w:ascii="Times New Roman" w:hAnsi="Times New Roman"/>
        </w:rPr>
        <w:t xml:space="preserve">Time to extinction in relation to mating system and type of density regulation in populations with two sexes. </w:t>
      </w:r>
      <w:r w:rsidRPr="00CE42BF">
        <w:rPr>
          <w:rFonts w:ascii="Times New Roman" w:hAnsi="Times New Roman"/>
          <w:i/>
          <w:iCs/>
        </w:rPr>
        <w:t>J. Anim. Ecol.</w:t>
      </w:r>
      <w:r w:rsidRPr="00D31597">
        <w:rPr>
          <w:rFonts w:ascii="Times New Roman" w:hAnsi="Times New Roman"/>
        </w:rPr>
        <w:t xml:space="preserve"> 73</w:t>
      </w:r>
      <w:r>
        <w:rPr>
          <w:rFonts w:ascii="Times New Roman" w:hAnsi="Times New Roman"/>
        </w:rPr>
        <w:t>:</w:t>
      </w:r>
      <w:r w:rsidRPr="00D31597">
        <w:rPr>
          <w:rFonts w:ascii="Times New Roman" w:hAnsi="Times New Roman"/>
        </w:rPr>
        <w:t>925</w:t>
      </w:r>
      <w:r w:rsidRPr="00B05B42">
        <w:rPr>
          <w:rFonts w:ascii="Times New Roman" w:hAnsi="Times New Roman"/>
        </w:rPr>
        <w:t>–</w:t>
      </w:r>
      <w:r w:rsidRPr="00D31597">
        <w:rPr>
          <w:rFonts w:ascii="Times New Roman" w:hAnsi="Times New Roman"/>
        </w:rPr>
        <w:t>934.</w:t>
      </w:r>
    </w:p>
    <w:p w14:paraId="26DE3026" w14:textId="77777777" w:rsidR="00A5014A" w:rsidRDefault="00A5014A" w:rsidP="00CE42BF">
      <w:pPr>
        <w:rPr>
          <w:rFonts w:ascii="Times New Roman" w:hAnsi="Times New Roman"/>
        </w:rPr>
      </w:pPr>
      <w:r>
        <w:rPr>
          <w:rFonts w:ascii="Times New Roman" w:hAnsi="Times New Roman"/>
        </w:rPr>
        <w:t xml:space="preserve">Salewski, V., M. Flade, S. Lisovski, A. </w:t>
      </w:r>
      <w:proofErr w:type="spellStart"/>
      <w:r>
        <w:rPr>
          <w:rFonts w:ascii="Times New Roman" w:hAnsi="Times New Roman"/>
        </w:rPr>
        <w:t>Poluda</w:t>
      </w:r>
      <w:proofErr w:type="spellEnd"/>
      <w:r>
        <w:rPr>
          <w:rFonts w:ascii="Times New Roman" w:hAnsi="Times New Roman"/>
        </w:rPr>
        <w:t xml:space="preserve">, O. </w:t>
      </w:r>
      <w:proofErr w:type="spellStart"/>
      <w:r>
        <w:rPr>
          <w:rFonts w:ascii="Times New Roman" w:hAnsi="Times New Roman"/>
        </w:rPr>
        <w:t>Iliukha</w:t>
      </w:r>
      <w:proofErr w:type="spellEnd"/>
      <w:r>
        <w:rPr>
          <w:rFonts w:ascii="Times New Roman" w:hAnsi="Times New Roman"/>
        </w:rPr>
        <w:t xml:space="preserve">, G. Kiljan, U. </w:t>
      </w:r>
      <w:proofErr w:type="spellStart"/>
      <w:r>
        <w:rPr>
          <w:rFonts w:ascii="Times New Roman" w:hAnsi="Times New Roman"/>
        </w:rPr>
        <w:t>Malashevich</w:t>
      </w:r>
      <w:proofErr w:type="spellEnd"/>
      <w:r>
        <w:rPr>
          <w:rFonts w:ascii="Times New Roman" w:hAnsi="Times New Roman"/>
        </w:rPr>
        <w:t xml:space="preserve">, and S. Hahn (2019). Identifying migration routes and non-breeding staging sites of adult males of the globally threatened Aquatic Warbler Acrocephalus </w:t>
      </w:r>
      <w:proofErr w:type="spellStart"/>
      <w:r>
        <w:rPr>
          <w:rFonts w:ascii="Times New Roman" w:hAnsi="Times New Roman"/>
        </w:rPr>
        <w:t>paludicola</w:t>
      </w:r>
      <w:proofErr w:type="spellEnd"/>
      <w:r>
        <w:rPr>
          <w:rFonts w:ascii="Times New Roman" w:hAnsi="Times New Roman"/>
        </w:rPr>
        <w:t xml:space="preserve">. </w:t>
      </w:r>
      <w:r w:rsidRPr="00CE42BF">
        <w:rPr>
          <w:rFonts w:ascii="Times New Roman" w:hAnsi="Times New Roman"/>
          <w:i/>
          <w:iCs/>
        </w:rPr>
        <w:t xml:space="preserve">Bird </w:t>
      </w:r>
      <w:proofErr w:type="spellStart"/>
      <w:r w:rsidRPr="00CE42BF">
        <w:rPr>
          <w:rFonts w:ascii="Times New Roman" w:hAnsi="Times New Roman"/>
          <w:i/>
          <w:iCs/>
        </w:rPr>
        <w:t>Conserv</w:t>
      </w:r>
      <w:proofErr w:type="spellEnd"/>
      <w:r w:rsidRPr="00CE42BF">
        <w:rPr>
          <w:rFonts w:ascii="Times New Roman" w:hAnsi="Times New Roman"/>
          <w:i/>
          <w:iCs/>
        </w:rPr>
        <w:t>. Int.</w:t>
      </w:r>
      <w:r>
        <w:rPr>
          <w:rFonts w:ascii="Times New Roman" w:hAnsi="Times New Roman"/>
        </w:rPr>
        <w:t xml:space="preserve"> 29:503–514. https://doi: 10.1017/S0959270918000357</w:t>
      </w:r>
    </w:p>
    <w:p w14:paraId="34E9DD86" w14:textId="77777777" w:rsidR="00A5014A" w:rsidRDefault="00A5014A" w:rsidP="00CE42BF">
      <w:pPr>
        <w:rPr>
          <w:rFonts w:ascii="Times New Roman" w:hAnsi="Times New Roman"/>
        </w:rPr>
      </w:pPr>
      <w:r w:rsidRPr="00D31597">
        <w:rPr>
          <w:rFonts w:ascii="Times New Roman" w:hAnsi="Times New Roman"/>
        </w:rPr>
        <w:lastRenderedPageBreak/>
        <w:t xml:space="preserve">Schaub, M., </w:t>
      </w:r>
      <w:r>
        <w:rPr>
          <w:rFonts w:ascii="Times New Roman" w:hAnsi="Times New Roman"/>
        </w:rPr>
        <w:t xml:space="preserve">and M. </w:t>
      </w:r>
      <w:r w:rsidRPr="00D31597">
        <w:rPr>
          <w:rFonts w:ascii="Times New Roman" w:hAnsi="Times New Roman"/>
        </w:rPr>
        <w:t xml:space="preserve">Kéry </w:t>
      </w:r>
      <w:r>
        <w:rPr>
          <w:rFonts w:ascii="Times New Roman" w:hAnsi="Times New Roman"/>
        </w:rPr>
        <w:t>(</w:t>
      </w:r>
      <w:r w:rsidRPr="00D31597">
        <w:rPr>
          <w:rFonts w:ascii="Times New Roman" w:hAnsi="Times New Roman"/>
        </w:rPr>
        <w:t>2021</w:t>
      </w:r>
      <w:r>
        <w:rPr>
          <w:rFonts w:ascii="Times New Roman" w:hAnsi="Times New Roman"/>
        </w:rPr>
        <w:t>)</w:t>
      </w:r>
      <w:r w:rsidRPr="00D31597">
        <w:rPr>
          <w:rFonts w:ascii="Times New Roman" w:hAnsi="Times New Roman"/>
        </w:rPr>
        <w:t>. Integrated population models: Theory and ecological applications with R and JAGS. Academic Press, Boston, USA.</w:t>
      </w:r>
    </w:p>
    <w:p w14:paraId="0AE42E9B" w14:textId="77777777" w:rsidR="00A5014A" w:rsidRPr="00811708" w:rsidRDefault="00A5014A" w:rsidP="00CE42BF">
      <w:pPr>
        <w:rPr>
          <w:rFonts w:ascii="Times New Roman" w:hAnsi="Times New Roman"/>
          <w:lang w:val="de-DE"/>
        </w:rPr>
      </w:pPr>
      <w:r w:rsidRPr="00811708">
        <w:rPr>
          <w:rFonts w:ascii="Times New Roman" w:hAnsi="Times New Roman"/>
        </w:rPr>
        <w:t xml:space="preserve">Schaub, M., R. Zink, H. </w:t>
      </w:r>
      <w:proofErr w:type="spellStart"/>
      <w:r w:rsidRPr="00811708">
        <w:rPr>
          <w:rFonts w:ascii="Times New Roman" w:hAnsi="Times New Roman"/>
        </w:rPr>
        <w:t>Beissmann</w:t>
      </w:r>
      <w:proofErr w:type="spellEnd"/>
      <w:r w:rsidRPr="00811708">
        <w:rPr>
          <w:rFonts w:ascii="Times New Roman" w:hAnsi="Times New Roman"/>
        </w:rPr>
        <w:t xml:space="preserve">, F. Sarrazin, and R. </w:t>
      </w:r>
      <w:proofErr w:type="spellStart"/>
      <w:r w:rsidRPr="00811708">
        <w:rPr>
          <w:rFonts w:ascii="Times New Roman" w:hAnsi="Times New Roman"/>
        </w:rPr>
        <w:t>Arlettaz</w:t>
      </w:r>
      <w:proofErr w:type="spellEnd"/>
      <w:r w:rsidRPr="00811708">
        <w:rPr>
          <w:rFonts w:ascii="Times New Roman" w:hAnsi="Times New Roman"/>
        </w:rPr>
        <w:t xml:space="preserve"> (2009). </w:t>
      </w:r>
      <w:r>
        <w:rPr>
          <w:rFonts w:ascii="Times New Roman" w:hAnsi="Times New Roman"/>
        </w:rPr>
        <w:t xml:space="preserve">When to end releases in reintroduction programs: Demographic rates and population viability analysis of bearded vultures in the Alps. </w:t>
      </w:r>
      <w:r w:rsidRPr="00CE42BF">
        <w:rPr>
          <w:rFonts w:ascii="Times New Roman" w:hAnsi="Times New Roman"/>
          <w:i/>
          <w:iCs/>
        </w:rPr>
        <w:t xml:space="preserve">J. Appl. </w:t>
      </w:r>
      <w:proofErr w:type="spellStart"/>
      <w:r w:rsidRPr="00811708">
        <w:rPr>
          <w:rFonts w:ascii="Times New Roman" w:hAnsi="Times New Roman"/>
          <w:i/>
          <w:iCs/>
          <w:lang w:val="de-DE"/>
        </w:rPr>
        <w:t>Ecol</w:t>
      </w:r>
      <w:proofErr w:type="spellEnd"/>
      <w:r w:rsidRPr="00811708">
        <w:rPr>
          <w:rFonts w:ascii="Times New Roman" w:hAnsi="Times New Roman"/>
          <w:i/>
          <w:iCs/>
          <w:lang w:val="de-DE"/>
        </w:rPr>
        <w:t xml:space="preserve">. </w:t>
      </w:r>
      <w:r w:rsidRPr="00811708">
        <w:rPr>
          <w:rFonts w:ascii="Times New Roman" w:hAnsi="Times New Roman"/>
          <w:lang w:val="de-DE"/>
        </w:rPr>
        <w:t>46:92–100.</w:t>
      </w:r>
    </w:p>
    <w:p w14:paraId="6EDCAA60" w14:textId="77777777" w:rsidR="00A5014A" w:rsidRDefault="00A5014A" w:rsidP="00CE42BF">
      <w:pPr>
        <w:rPr>
          <w:rFonts w:ascii="Times New Roman" w:hAnsi="Times New Roman"/>
        </w:rPr>
      </w:pPr>
      <w:r w:rsidRPr="00CE42BF">
        <w:rPr>
          <w:rFonts w:ascii="Times New Roman" w:hAnsi="Times New Roman"/>
          <w:lang w:val="de-DE"/>
        </w:rPr>
        <w:t xml:space="preserve">Schulze-Hagen, K., B. </w:t>
      </w:r>
      <w:proofErr w:type="spellStart"/>
      <w:r w:rsidRPr="00CE42BF">
        <w:rPr>
          <w:rFonts w:ascii="Times New Roman" w:hAnsi="Times New Roman"/>
          <w:lang w:val="de-DE"/>
        </w:rPr>
        <w:t>Leisler</w:t>
      </w:r>
      <w:proofErr w:type="spellEnd"/>
      <w:r w:rsidRPr="00CE42BF">
        <w:rPr>
          <w:rFonts w:ascii="Times New Roman" w:hAnsi="Times New Roman"/>
          <w:lang w:val="de-DE"/>
        </w:rPr>
        <w:t xml:space="preserve">, </w:t>
      </w:r>
      <w:r>
        <w:rPr>
          <w:rFonts w:ascii="Times New Roman" w:hAnsi="Times New Roman"/>
          <w:lang w:val="de-DE"/>
        </w:rPr>
        <w:t xml:space="preserve">H. M. </w:t>
      </w:r>
      <w:r w:rsidRPr="00CE42BF">
        <w:rPr>
          <w:rFonts w:ascii="Times New Roman" w:hAnsi="Times New Roman"/>
          <w:lang w:val="de-DE"/>
        </w:rPr>
        <w:t xml:space="preserve">Schäfer, </w:t>
      </w:r>
      <w:r>
        <w:rPr>
          <w:rFonts w:ascii="Times New Roman" w:hAnsi="Times New Roman"/>
          <w:lang w:val="de-DE"/>
        </w:rPr>
        <w:t>and V. Schmidt (1</w:t>
      </w:r>
      <w:r w:rsidRPr="00CE42BF">
        <w:rPr>
          <w:rFonts w:ascii="Times New Roman" w:hAnsi="Times New Roman"/>
          <w:lang w:val="de-DE"/>
        </w:rPr>
        <w:t>999</w:t>
      </w:r>
      <w:r>
        <w:rPr>
          <w:rFonts w:ascii="Times New Roman" w:hAnsi="Times New Roman"/>
          <w:lang w:val="de-DE"/>
        </w:rPr>
        <w:t>)</w:t>
      </w:r>
      <w:r w:rsidRPr="00CE42BF">
        <w:rPr>
          <w:rFonts w:ascii="Times New Roman" w:hAnsi="Times New Roman"/>
          <w:lang w:val="de-DE"/>
        </w:rPr>
        <w:t xml:space="preserve">. </w:t>
      </w:r>
      <w:r>
        <w:rPr>
          <w:rFonts w:ascii="Times New Roman" w:hAnsi="Times New Roman"/>
        </w:rPr>
        <w:t>The breeding system</w:t>
      </w:r>
      <w:r>
        <w:rPr>
          <w:rFonts w:ascii="Times New Roman" w:hAnsi="Times New Roman"/>
        </w:rPr>
        <w:br/>
        <w:t xml:space="preserve">of the Aquatic Warbler Acrocephalus </w:t>
      </w:r>
      <w:proofErr w:type="spellStart"/>
      <w:r>
        <w:rPr>
          <w:rFonts w:ascii="Times New Roman" w:hAnsi="Times New Roman"/>
        </w:rPr>
        <w:t>paludicola</w:t>
      </w:r>
      <w:proofErr w:type="spellEnd"/>
      <w:r>
        <w:rPr>
          <w:rFonts w:ascii="Times New Roman" w:hAnsi="Times New Roman"/>
        </w:rPr>
        <w:t xml:space="preserve"> – a review of new results. </w:t>
      </w:r>
      <w:proofErr w:type="spellStart"/>
      <w:r w:rsidRPr="00CE42BF">
        <w:rPr>
          <w:rFonts w:ascii="Times New Roman" w:hAnsi="Times New Roman"/>
          <w:i/>
          <w:iCs/>
        </w:rPr>
        <w:t>Vogelwelt</w:t>
      </w:r>
      <w:proofErr w:type="spellEnd"/>
      <w:r w:rsidRPr="00CE42BF">
        <w:rPr>
          <w:rFonts w:ascii="Times New Roman" w:hAnsi="Times New Roman"/>
          <w:i/>
          <w:iCs/>
        </w:rPr>
        <w:br/>
      </w:r>
      <w:r>
        <w:rPr>
          <w:rFonts w:ascii="Times New Roman" w:hAnsi="Times New Roman"/>
        </w:rPr>
        <w:t>120:87–96.</w:t>
      </w:r>
    </w:p>
    <w:p w14:paraId="22811C50" w14:textId="77777777" w:rsidR="00A5014A" w:rsidRDefault="00A5014A" w:rsidP="00CE42BF">
      <w:pPr>
        <w:rPr>
          <w:rFonts w:ascii="Times New Roman" w:hAnsi="Times New Roman"/>
        </w:rPr>
      </w:pPr>
      <w:proofErr w:type="spellStart"/>
      <w:r>
        <w:rPr>
          <w:rFonts w:ascii="Times New Roman" w:hAnsi="Times New Roman"/>
        </w:rPr>
        <w:t>Tanneberger</w:t>
      </w:r>
      <w:proofErr w:type="spellEnd"/>
      <w:r>
        <w:rPr>
          <w:rFonts w:ascii="Times New Roman" w:hAnsi="Times New Roman"/>
        </w:rPr>
        <w:t xml:space="preserve">, F., J. Kloskowski, V. </w:t>
      </w:r>
      <w:proofErr w:type="spellStart"/>
      <w:r>
        <w:rPr>
          <w:rFonts w:ascii="Times New Roman" w:hAnsi="Times New Roman"/>
        </w:rPr>
        <w:t>Knöfler</w:t>
      </w:r>
      <w:proofErr w:type="spellEnd"/>
      <w:r>
        <w:rPr>
          <w:rFonts w:ascii="Times New Roman" w:hAnsi="Times New Roman"/>
        </w:rPr>
        <w:t xml:space="preserve">, A. </w:t>
      </w:r>
      <w:proofErr w:type="spellStart"/>
      <w:r>
        <w:rPr>
          <w:rFonts w:ascii="Times New Roman" w:hAnsi="Times New Roman"/>
        </w:rPr>
        <w:t>Kozulin</w:t>
      </w:r>
      <w:proofErr w:type="spellEnd"/>
      <w:r>
        <w:rPr>
          <w:rFonts w:ascii="Times New Roman" w:hAnsi="Times New Roman"/>
        </w:rPr>
        <w:t xml:space="preserve">, P. Marczakiewicz, Ž. </w:t>
      </w:r>
      <w:proofErr w:type="spellStart"/>
      <w:r>
        <w:rPr>
          <w:rFonts w:ascii="Times New Roman" w:hAnsi="Times New Roman"/>
        </w:rPr>
        <w:t>Morkvėnas</w:t>
      </w:r>
      <w:proofErr w:type="spellEnd"/>
      <w:r>
        <w:rPr>
          <w:rFonts w:ascii="Times New Roman" w:hAnsi="Times New Roman"/>
        </w:rPr>
        <w:t xml:space="preserve">, A. </w:t>
      </w:r>
      <w:proofErr w:type="spellStart"/>
      <w:r>
        <w:rPr>
          <w:rFonts w:ascii="Times New Roman" w:hAnsi="Times New Roman"/>
        </w:rPr>
        <w:t>Poluda</w:t>
      </w:r>
      <w:proofErr w:type="spellEnd"/>
      <w:r>
        <w:rPr>
          <w:rFonts w:ascii="Times New Roman" w:hAnsi="Times New Roman"/>
        </w:rPr>
        <w:t xml:space="preserve">, Z. </w:t>
      </w:r>
      <w:proofErr w:type="spellStart"/>
      <w:r>
        <w:rPr>
          <w:rFonts w:ascii="Times New Roman" w:hAnsi="Times New Roman"/>
        </w:rPr>
        <w:t>Végvįri</w:t>
      </w:r>
      <w:proofErr w:type="spellEnd"/>
      <w:r>
        <w:rPr>
          <w:rFonts w:ascii="Times New Roman" w:hAnsi="Times New Roman"/>
        </w:rPr>
        <w:t xml:space="preserve">, L. </w:t>
      </w:r>
      <w:proofErr w:type="spellStart"/>
      <w:r>
        <w:rPr>
          <w:rFonts w:ascii="Times New Roman" w:hAnsi="Times New Roman"/>
        </w:rPr>
        <w:t>Vergeichik</w:t>
      </w:r>
      <w:proofErr w:type="spellEnd"/>
      <w:r>
        <w:rPr>
          <w:rFonts w:ascii="Times New Roman" w:hAnsi="Times New Roman"/>
        </w:rPr>
        <w:t xml:space="preserve">, and M. Flade (2018). Breeding habitat requirements. In: </w:t>
      </w:r>
      <w:proofErr w:type="spellStart"/>
      <w:r>
        <w:rPr>
          <w:rFonts w:ascii="Times New Roman" w:hAnsi="Times New Roman"/>
        </w:rPr>
        <w:t>Tanneberger</w:t>
      </w:r>
      <w:proofErr w:type="spellEnd"/>
      <w:r>
        <w:rPr>
          <w:rFonts w:ascii="Times New Roman" w:hAnsi="Times New Roman"/>
        </w:rPr>
        <w:t>, F., Kubacka,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xml:space="preserve">), Potsdam, Germany, pp. 34–45. </w:t>
      </w:r>
    </w:p>
    <w:p w14:paraId="4E27F138" w14:textId="77777777" w:rsidR="00A5014A" w:rsidRDefault="00A5014A" w:rsidP="00CE42BF">
      <w:pPr>
        <w:rPr>
          <w:rFonts w:ascii="Times New Roman" w:hAnsi="Times New Roman"/>
        </w:rPr>
      </w:pPr>
      <w:proofErr w:type="spellStart"/>
      <w:r>
        <w:rPr>
          <w:rFonts w:ascii="Times New Roman" w:hAnsi="Times New Roman"/>
        </w:rPr>
        <w:t>Tanneberger</w:t>
      </w:r>
      <w:proofErr w:type="spellEnd"/>
      <w:r>
        <w:rPr>
          <w:rFonts w:ascii="Times New Roman" w:hAnsi="Times New Roman"/>
        </w:rPr>
        <w:t xml:space="preserve">, F., J. </w:t>
      </w:r>
      <w:proofErr w:type="spellStart"/>
      <w:r>
        <w:rPr>
          <w:rFonts w:ascii="Times New Roman" w:hAnsi="Times New Roman"/>
        </w:rPr>
        <w:t>Bellebaum</w:t>
      </w:r>
      <w:proofErr w:type="spellEnd"/>
      <w:r>
        <w:rPr>
          <w:rFonts w:ascii="Times New Roman" w:hAnsi="Times New Roman"/>
        </w:rPr>
        <w:t xml:space="preserve">, M. Dylawerski, T. Fartmann, S. </w:t>
      </w:r>
      <w:proofErr w:type="spellStart"/>
      <w:r>
        <w:rPr>
          <w:rFonts w:ascii="Times New Roman" w:hAnsi="Times New Roman"/>
        </w:rPr>
        <w:t>Jurzyk-Nordlöw</w:t>
      </w:r>
      <w:proofErr w:type="spellEnd"/>
      <w:r>
        <w:rPr>
          <w:rFonts w:ascii="Times New Roman" w:hAnsi="Times New Roman"/>
        </w:rPr>
        <w:t xml:space="preserve">, I. Koska, C. </w:t>
      </w:r>
      <w:proofErr w:type="spellStart"/>
      <w:r>
        <w:rPr>
          <w:rFonts w:ascii="Times New Roman" w:hAnsi="Times New Roman"/>
        </w:rPr>
        <w:t>Tegetmeyer</w:t>
      </w:r>
      <w:proofErr w:type="spellEnd"/>
      <w:r>
        <w:rPr>
          <w:rFonts w:ascii="Times New Roman" w:hAnsi="Times New Roman"/>
        </w:rPr>
        <w:t xml:space="preserve">, and M. Wojciechowska (2011). Habitats of the globally threatened Aquatic Warbler (Acrocephalus </w:t>
      </w:r>
      <w:proofErr w:type="spellStart"/>
      <w:r>
        <w:rPr>
          <w:rFonts w:ascii="Times New Roman" w:hAnsi="Times New Roman"/>
        </w:rPr>
        <w:t>paludicola</w:t>
      </w:r>
      <w:proofErr w:type="spellEnd"/>
      <w:r>
        <w:rPr>
          <w:rFonts w:ascii="Times New Roman" w:hAnsi="Times New Roman"/>
        </w:rPr>
        <w:t xml:space="preserve">) in Pomerania – site conditions, flora, and vegetation characteristics. </w:t>
      </w:r>
      <w:r w:rsidRPr="00CE42BF">
        <w:rPr>
          <w:rFonts w:ascii="Times New Roman" w:hAnsi="Times New Roman"/>
          <w:i/>
          <w:iCs/>
        </w:rPr>
        <w:t>Plant Diversity and Evolution</w:t>
      </w:r>
      <w:r>
        <w:rPr>
          <w:rFonts w:ascii="Times New Roman" w:hAnsi="Times New Roman"/>
        </w:rPr>
        <w:t xml:space="preserve"> 129/3–4:253–273. </w:t>
      </w:r>
    </w:p>
    <w:p w14:paraId="6D5DC81C" w14:textId="77777777" w:rsidR="00A5014A" w:rsidRDefault="00A5014A" w:rsidP="00CE42BF">
      <w:pPr>
        <w:rPr>
          <w:rFonts w:ascii="Times New Roman" w:hAnsi="Times New Roman"/>
        </w:rPr>
      </w:pPr>
      <w:r w:rsidRPr="00A129D7">
        <w:rPr>
          <w:rFonts w:ascii="Times New Roman" w:hAnsi="Times New Roman"/>
          <w:lang w:val="en-GB"/>
        </w:rPr>
        <w:t>Vickery, J.</w:t>
      </w:r>
      <w:r>
        <w:rPr>
          <w:rFonts w:ascii="Times New Roman" w:hAnsi="Times New Roman"/>
          <w:lang w:val="en-GB"/>
        </w:rPr>
        <w:t xml:space="preserve"> </w:t>
      </w:r>
      <w:r w:rsidRPr="00A129D7">
        <w:rPr>
          <w:rFonts w:ascii="Times New Roman" w:hAnsi="Times New Roman"/>
          <w:lang w:val="en-GB"/>
        </w:rPr>
        <w:t>A., J.</w:t>
      </w:r>
      <w:r>
        <w:rPr>
          <w:rFonts w:ascii="Times New Roman" w:hAnsi="Times New Roman"/>
          <w:lang w:val="en-GB"/>
        </w:rPr>
        <w:t xml:space="preserve"> W.</w:t>
      </w:r>
      <w:r w:rsidRPr="00A129D7">
        <w:rPr>
          <w:rFonts w:ascii="Times New Roman" w:hAnsi="Times New Roman"/>
          <w:lang w:val="en-GB"/>
        </w:rPr>
        <w:t xml:space="preserve"> Mallord, W.</w:t>
      </w:r>
      <w:r>
        <w:rPr>
          <w:rFonts w:ascii="Times New Roman" w:hAnsi="Times New Roman"/>
          <w:lang w:val="en-GB"/>
        </w:rPr>
        <w:t xml:space="preserve"> </w:t>
      </w:r>
      <w:r w:rsidRPr="00A129D7">
        <w:rPr>
          <w:rFonts w:ascii="Times New Roman" w:hAnsi="Times New Roman"/>
          <w:lang w:val="en-GB"/>
        </w:rPr>
        <w:t>M. Adams, A.</w:t>
      </w:r>
      <w:r>
        <w:rPr>
          <w:rFonts w:ascii="Times New Roman" w:hAnsi="Times New Roman"/>
          <w:lang w:val="en-GB"/>
        </w:rPr>
        <w:t xml:space="preserve"> </w:t>
      </w:r>
      <w:r w:rsidRPr="00A129D7">
        <w:rPr>
          <w:rFonts w:ascii="Times New Roman" w:hAnsi="Times New Roman"/>
          <w:lang w:val="en-GB"/>
        </w:rPr>
        <w:t xml:space="preserve">E. Beresford, </w:t>
      </w:r>
      <w:r>
        <w:rPr>
          <w:rFonts w:ascii="Times New Roman" w:hAnsi="Times New Roman"/>
          <w:lang w:val="en-GB"/>
        </w:rPr>
        <w:t>C.</w:t>
      </w:r>
      <w:r w:rsidRPr="00A129D7">
        <w:rPr>
          <w:rFonts w:ascii="Times New Roman" w:hAnsi="Times New Roman"/>
          <w:lang w:val="en-GB"/>
        </w:rPr>
        <w:t xml:space="preserve"> Both, </w:t>
      </w:r>
      <w:r>
        <w:rPr>
          <w:rFonts w:ascii="Times New Roman" w:hAnsi="Times New Roman"/>
          <w:lang w:val="en-GB"/>
        </w:rPr>
        <w:t xml:space="preserve">W. </w:t>
      </w:r>
      <w:r w:rsidRPr="00A129D7">
        <w:rPr>
          <w:rFonts w:ascii="Times New Roman" w:hAnsi="Times New Roman"/>
          <w:lang w:val="en-GB"/>
        </w:rPr>
        <w:t>Cresswell, N. Diop, S.</w:t>
      </w:r>
      <w:r>
        <w:rPr>
          <w:rFonts w:ascii="Times New Roman" w:hAnsi="Times New Roman"/>
          <w:lang w:val="en-GB"/>
        </w:rPr>
        <w:t xml:space="preserve"> </w:t>
      </w:r>
      <w:r w:rsidRPr="00A129D7">
        <w:rPr>
          <w:rFonts w:ascii="Times New Roman" w:hAnsi="Times New Roman"/>
          <w:lang w:val="en-GB"/>
        </w:rPr>
        <w:t xml:space="preserve">R. Ewing, </w:t>
      </w:r>
      <w:r>
        <w:rPr>
          <w:rFonts w:ascii="Times New Roman" w:hAnsi="Times New Roman"/>
          <w:lang w:val="en-GB"/>
        </w:rPr>
        <w:t xml:space="preserve">R. D. </w:t>
      </w:r>
      <w:r w:rsidRPr="00A129D7">
        <w:rPr>
          <w:rFonts w:ascii="Times New Roman" w:hAnsi="Times New Roman"/>
          <w:lang w:val="en-GB"/>
        </w:rPr>
        <w:t>Gregory, C.</w:t>
      </w:r>
      <w:r>
        <w:rPr>
          <w:rFonts w:ascii="Times New Roman" w:hAnsi="Times New Roman"/>
          <w:lang w:val="en-GB"/>
        </w:rPr>
        <w:t xml:space="preserve"> </w:t>
      </w:r>
      <w:r w:rsidRPr="00A129D7">
        <w:rPr>
          <w:rFonts w:ascii="Times New Roman" w:hAnsi="Times New Roman"/>
          <w:lang w:val="en-GB"/>
        </w:rPr>
        <w:t>A. Morrison, F.</w:t>
      </w:r>
      <w:r>
        <w:rPr>
          <w:rFonts w:ascii="Times New Roman" w:hAnsi="Times New Roman"/>
          <w:lang w:val="en-GB"/>
        </w:rPr>
        <w:t xml:space="preserve"> </w:t>
      </w:r>
      <w:r w:rsidRPr="00A129D7">
        <w:rPr>
          <w:rFonts w:ascii="Times New Roman" w:hAnsi="Times New Roman"/>
          <w:lang w:val="en-GB"/>
        </w:rPr>
        <w:t>J. Sanderson, K. Thorup, R.</w:t>
      </w:r>
      <w:r>
        <w:rPr>
          <w:rFonts w:ascii="Times New Roman" w:hAnsi="Times New Roman"/>
          <w:lang w:val="en-GB"/>
        </w:rPr>
        <w:t xml:space="preserve"> </w:t>
      </w:r>
      <w:r w:rsidRPr="00A129D7">
        <w:rPr>
          <w:rFonts w:ascii="Times New Roman" w:hAnsi="Times New Roman"/>
          <w:lang w:val="en-GB"/>
        </w:rPr>
        <w:t xml:space="preserve">E. Van Wijk, </w:t>
      </w:r>
      <w:r>
        <w:rPr>
          <w:rFonts w:ascii="Times New Roman" w:hAnsi="Times New Roman"/>
          <w:lang w:val="en-GB"/>
        </w:rPr>
        <w:t xml:space="preserve">and </w:t>
      </w:r>
      <w:r w:rsidRPr="00A129D7">
        <w:rPr>
          <w:rFonts w:ascii="Times New Roman" w:hAnsi="Times New Roman"/>
          <w:lang w:val="en-GB"/>
        </w:rPr>
        <w:t>C.</w:t>
      </w:r>
      <w:r>
        <w:rPr>
          <w:rFonts w:ascii="Times New Roman" w:hAnsi="Times New Roman"/>
          <w:lang w:val="en-GB"/>
        </w:rPr>
        <w:t xml:space="preserve"> </w:t>
      </w:r>
      <w:r w:rsidRPr="00A129D7">
        <w:rPr>
          <w:rFonts w:ascii="Times New Roman" w:hAnsi="Times New Roman"/>
          <w:lang w:val="en-GB"/>
        </w:rPr>
        <w:t xml:space="preserve">M. Hewson </w:t>
      </w:r>
      <w:r>
        <w:rPr>
          <w:rFonts w:ascii="Times New Roman" w:hAnsi="Times New Roman"/>
          <w:lang w:val="en-GB"/>
        </w:rPr>
        <w:t>(</w:t>
      </w:r>
      <w:r w:rsidRPr="00A129D7">
        <w:rPr>
          <w:rFonts w:ascii="Times New Roman" w:hAnsi="Times New Roman"/>
          <w:lang w:val="en-GB"/>
        </w:rPr>
        <w:t>2023</w:t>
      </w:r>
      <w:r>
        <w:rPr>
          <w:rFonts w:ascii="Times New Roman" w:hAnsi="Times New Roman"/>
          <w:lang w:val="en-GB"/>
        </w:rPr>
        <w:t>)</w:t>
      </w:r>
      <w:r w:rsidRPr="00A129D7">
        <w:rPr>
          <w:rFonts w:ascii="Times New Roman" w:hAnsi="Times New Roman"/>
          <w:lang w:val="en-GB"/>
        </w:rPr>
        <w:t xml:space="preserve">. The conservation of Afro-Palaearctic migrants: What we are learning and what we need to know? </w:t>
      </w:r>
      <w:r w:rsidRPr="00CE42BF">
        <w:rPr>
          <w:rFonts w:ascii="Times New Roman" w:hAnsi="Times New Roman"/>
          <w:i/>
          <w:iCs/>
          <w:lang w:val="en-GB"/>
        </w:rPr>
        <w:t>Ibis</w:t>
      </w:r>
      <w:r>
        <w:rPr>
          <w:rFonts w:ascii="Times New Roman" w:hAnsi="Times New Roman"/>
          <w:lang w:val="en-GB"/>
        </w:rPr>
        <w:t xml:space="preserve"> 165:</w:t>
      </w:r>
      <w:r w:rsidRPr="00A129D7">
        <w:rPr>
          <w:rFonts w:ascii="Times New Roman" w:hAnsi="Times New Roman"/>
          <w:lang w:val="en-GB"/>
        </w:rPr>
        <w:t>717</w:t>
      </w:r>
      <w:r>
        <w:rPr>
          <w:rFonts w:ascii="Times New Roman" w:hAnsi="Times New Roman"/>
        </w:rPr>
        <w:t>–</w:t>
      </w:r>
      <w:r w:rsidRPr="00A129D7">
        <w:rPr>
          <w:rFonts w:ascii="Times New Roman" w:hAnsi="Times New Roman"/>
          <w:lang w:val="en-GB"/>
        </w:rPr>
        <w:t>738.</w:t>
      </w:r>
    </w:p>
    <w:p w14:paraId="41D2C10C" w14:textId="77777777" w:rsidR="00A5014A" w:rsidRDefault="00A5014A" w:rsidP="00CE42BF">
      <w:pPr>
        <w:rPr>
          <w:rFonts w:ascii="Times New Roman" w:hAnsi="Times New Roman"/>
        </w:rPr>
      </w:pPr>
      <w:proofErr w:type="spellStart"/>
      <w:r>
        <w:rPr>
          <w:rFonts w:ascii="Times New Roman" w:hAnsi="Times New Roman"/>
        </w:rPr>
        <w:t>Weatherhead</w:t>
      </w:r>
      <w:proofErr w:type="spellEnd"/>
      <w:r>
        <w:rPr>
          <w:rFonts w:ascii="Times New Roman" w:hAnsi="Times New Roman"/>
        </w:rPr>
        <w:t xml:space="preserve">, P. J., and M. R. L. Forbes (1994). Natal philopatry in passerine birds: genetic or ecological influence? </w:t>
      </w:r>
      <w:r w:rsidRPr="00CE42BF">
        <w:rPr>
          <w:rFonts w:ascii="Times New Roman" w:hAnsi="Times New Roman"/>
          <w:i/>
          <w:iCs/>
        </w:rPr>
        <w:t>Behav. Ecol.</w:t>
      </w:r>
      <w:r>
        <w:rPr>
          <w:rFonts w:ascii="Times New Roman" w:hAnsi="Times New Roman"/>
        </w:rPr>
        <w:t xml:space="preserve"> 5:426–433. </w:t>
      </w:r>
    </w:p>
    <w:p w14:paraId="4D44D255" w14:textId="77777777" w:rsidR="00A5014A" w:rsidRDefault="00A5014A" w:rsidP="00252D3D">
      <w:pPr>
        <w:rPr>
          <w:rFonts w:ascii="Times New Roman" w:hAnsi="Times New Roman"/>
        </w:rPr>
      </w:pPr>
      <w:r>
        <w:rPr>
          <w:rFonts w:ascii="Times New Roman" w:hAnsi="Times New Roman"/>
        </w:rPr>
        <w:t xml:space="preserve"> </w:t>
      </w:r>
    </w:p>
    <w:p w14:paraId="6445F313" w14:textId="77777777" w:rsidR="00A5014A" w:rsidRDefault="00A5014A" w:rsidP="00252D3D">
      <w:pPr>
        <w:rPr>
          <w:rFonts w:ascii="Times New Roman" w:hAnsi="Times New Roman"/>
        </w:rPr>
      </w:pPr>
    </w:p>
    <w:p w14:paraId="6A8B04D4" w14:textId="77777777" w:rsidR="00A5014A" w:rsidRDefault="00A5014A" w:rsidP="00252D3D">
      <w:pPr>
        <w:rPr>
          <w:rFonts w:ascii="Times New Roman" w:hAnsi="Times New Roman"/>
        </w:rPr>
      </w:pPr>
    </w:p>
    <w:p w14:paraId="72452C8D" w14:textId="77777777" w:rsidR="00A5014A" w:rsidRDefault="00A5014A" w:rsidP="00252D3D">
      <w:pPr>
        <w:rPr>
          <w:rFonts w:ascii="Times New Roman" w:hAnsi="Times New Roman"/>
        </w:rPr>
      </w:pPr>
    </w:p>
    <w:p w14:paraId="62CB20DF" w14:textId="77777777" w:rsidR="00A5014A" w:rsidRPr="00F90601" w:rsidRDefault="00A5014A" w:rsidP="00F90601">
      <w:pPr>
        <w:spacing w:after="0" w:line="480" w:lineRule="auto"/>
        <w:rPr>
          <w:rFonts w:ascii="Times New Roman" w:hAnsi="Times New Roman"/>
        </w:rPr>
      </w:pPr>
      <w:r w:rsidRPr="00F90601">
        <w:rPr>
          <w:rFonts w:ascii="Times New Roman" w:hAnsi="Times New Roman"/>
          <w:b/>
        </w:rPr>
        <w:t xml:space="preserve">Fig. 1. </w:t>
      </w:r>
      <w:r w:rsidRPr="00F90601">
        <w:rPr>
          <w:rFonts w:ascii="Times New Roman" w:hAnsi="Times New Roman"/>
        </w:rPr>
        <w:t xml:space="preserve">Breeding range decline of the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F90601">
        <w:rPr>
          <w:rFonts w:ascii="Times New Roman" w:hAnsi="Times New Roman"/>
        </w:rPr>
        <w:t>Aquatic Warbler</w:t>
      </w:r>
      <w:r>
        <w:rPr>
          <w:rFonts w:ascii="Times New Roman" w:hAnsi="Times New Roman"/>
        </w:rPr>
        <w:t>)</w:t>
      </w:r>
      <w:r w:rsidRPr="00F90601">
        <w:rPr>
          <w:rFonts w:ascii="Times New Roman" w:hAnsi="Times New Roman"/>
        </w:rPr>
        <w:t xml:space="preserve"> in Germany and Poland and location of potential release sites for the reinforcement of the Pomeranian population.</w:t>
      </w:r>
    </w:p>
    <w:p w14:paraId="25B8EA66" w14:textId="77777777" w:rsidR="00A5014A" w:rsidRPr="00F90601" w:rsidRDefault="00A5014A" w:rsidP="00F90601">
      <w:pPr>
        <w:spacing w:after="0" w:line="480" w:lineRule="auto"/>
        <w:rPr>
          <w:rFonts w:ascii="Times New Roman" w:hAnsi="Times New Roman"/>
          <w:b/>
        </w:rPr>
      </w:pPr>
    </w:p>
    <w:p w14:paraId="4205074C" w14:textId="77777777" w:rsidR="00A5014A" w:rsidRPr="00F90601" w:rsidRDefault="00A5014A" w:rsidP="00E245DA">
      <w:pPr>
        <w:spacing w:after="0" w:line="480" w:lineRule="auto"/>
        <w:rPr>
          <w:rFonts w:ascii="Times New Roman" w:hAnsi="Times New Roman"/>
          <w:b/>
        </w:rPr>
      </w:pPr>
      <w:r w:rsidRPr="00F90601">
        <w:rPr>
          <w:rFonts w:ascii="Times New Roman" w:hAnsi="Times New Roman"/>
          <w:b/>
        </w:rPr>
        <w:t>Fig. 2</w:t>
      </w:r>
      <w:r>
        <w:rPr>
          <w:rFonts w:ascii="Times New Roman" w:hAnsi="Times New Roman"/>
        </w:rPr>
        <w:t>.</w:t>
      </w:r>
      <w:r w:rsidRPr="00F90601">
        <w:rPr>
          <w:rFonts w:ascii="Times New Roman" w:hAnsi="Times New Roman"/>
        </w:rPr>
        <w:t xml:space="preserve"> Actual (“no second broods”) and hypothetical population development (mean size ± 95% CI) of the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F90601">
        <w:rPr>
          <w:rFonts w:ascii="Times New Roman" w:hAnsi="Times New Roman"/>
        </w:rPr>
        <w:t>Aquatic Warblers</w:t>
      </w:r>
      <w:r>
        <w:rPr>
          <w:rFonts w:ascii="Times New Roman" w:hAnsi="Times New Roman"/>
        </w:rPr>
        <w:t>)</w:t>
      </w:r>
      <w:r w:rsidRPr="00F90601">
        <w:rPr>
          <w:rFonts w:ascii="Times New Roman" w:hAnsi="Times New Roman"/>
        </w:rPr>
        <w:t xml:space="preserve"> between 2003-2023 simulated </w:t>
      </w:r>
      <w:r w:rsidRPr="00F90601">
        <w:rPr>
          <w:rFonts w:ascii="Times New Roman" w:hAnsi="Times New Roman"/>
          <w:bCs/>
        </w:rPr>
        <w:t xml:space="preserve">for scenarios that assumed an average proportion of 25% of breeding females </w:t>
      </w:r>
      <w:r w:rsidRPr="00F90601">
        <w:rPr>
          <w:rFonts w:ascii="Times New Roman" w:hAnsi="Times New Roman"/>
          <w:bCs/>
        </w:rPr>
        <w:lastRenderedPageBreak/>
        <w:t>raising a second brood per year and 5% higher or 5% lower annual survival probability</w:t>
      </w:r>
      <w:r w:rsidRPr="00F90601">
        <w:rPr>
          <w:rFonts w:ascii="Times New Roman" w:hAnsi="Times New Roman"/>
        </w:rPr>
        <w:t>. Filled circles show count data of singing males, open circles show total population size based on an adult sex ratio of 56% males.</w:t>
      </w:r>
    </w:p>
    <w:p w14:paraId="55F5C9F2" w14:textId="77777777" w:rsidR="00A5014A" w:rsidRPr="00F90601" w:rsidRDefault="00A5014A" w:rsidP="00252D3D">
      <w:pPr>
        <w:rPr>
          <w:rFonts w:ascii="Times New Roman" w:hAnsi="Times New Roman"/>
        </w:rPr>
      </w:pPr>
    </w:p>
    <w:p w14:paraId="515132DD" w14:textId="77777777" w:rsidR="00A5014A" w:rsidRPr="00F90601" w:rsidRDefault="00A5014A" w:rsidP="00484A66">
      <w:pPr>
        <w:spacing w:after="0" w:line="480" w:lineRule="auto"/>
        <w:jc w:val="both"/>
        <w:rPr>
          <w:rFonts w:ascii="Times New Roman" w:hAnsi="Times New Roman"/>
        </w:rPr>
      </w:pPr>
      <w:r w:rsidRPr="00F90601">
        <w:rPr>
          <w:rFonts w:ascii="Times New Roman" w:hAnsi="Times New Roman"/>
          <w:b/>
        </w:rPr>
        <w:t>Fig. 3</w:t>
      </w:r>
      <w:r>
        <w:rPr>
          <w:rFonts w:ascii="Times New Roman" w:hAnsi="Times New Roman"/>
        </w:rPr>
        <w:t>.</w:t>
      </w:r>
      <w:r w:rsidRPr="00F90601">
        <w:rPr>
          <w:rFonts w:ascii="Times New Roman" w:hAnsi="Times New Roman"/>
        </w:rPr>
        <w:t xml:space="preserve"> Population projections (mean size ± 95% CI) of the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F90601">
        <w:rPr>
          <w:rFonts w:ascii="Times New Roman" w:hAnsi="Times New Roman"/>
        </w:rPr>
        <w:t>Aquatic Warblers</w:t>
      </w:r>
      <w:r>
        <w:rPr>
          <w:rFonts w:ascii="Times New Roman" w:hAnsi="Times New Roman"/>
        </w:rPr>
        <w:t>)</w:t>
      </w:r>
      <w:r w:rsidRPr="00F90601">
        <w:rPr>
          <w:rFonts w:ascii="Times New Roman" w:hAnsi="Times New Roman"/>
        </w:rPr>
        <w:t xml:space="preserve"> between 2024-2049 simulated </w:t>
      </w:r>
      <w:r w:rsidRPr="00F90601">
        <w:rPr>
          <w:rFonts w:ascii="Times New Roman" w:hAnsi="Times New Roman"/>
          <w:bCs/>
        </w:rPr>
        <w:t>for different number of release years, for average and 5% lower and higher survival and for the scenarios of different amount of available habitat, assuming that</w:t>
      </w:r>
      <w:r>
        <w:rPr>
          <w:rFonts w:ascii="Times New Roman" w:hAnsi="Times New Roman"/>
          <w:bCs/>
        </w:rPr>
        <w:t xml:space="preserve"> birds</w:t>
      </w:r>
      <w:r w:rsidRPr="00391AB0">
        <w:rPr>
          <w:rFonts w:ascii="Times New Roman" w:hAnsi="Times New Roman"/>
          <w:i/>
        </w:rPr>
        <w:t xml:space="preserve"> </w:t>
      </w:r>
      <w:r w:rsidRPr="00F90601">
        <w:rPr>
          <w:rFonts w:ascii="Times New Roman" w:hAnsi="Times New Roman"/>
          <w:bCs/>
        </w:rPr>
        <w:t>can raise two broods per year.</w:t>
      </w:r>
    </w:p>
    <w:p w14:paraId="33191BFB" w14:textId="77777777" w:rsidR="00A5014A" w:rsidRPr="00F90601" w:rsidRDefault="00A5014A" w:rsidP="00F90601">
      <w:pPr>
        <w:spacing w:line="480" w:lineRule="auto"/>
        <w:rPr>
          <w:rFonts w:ascii="Times New Roman" w:hAnsi="Times New Roman"/>
          <w:b/>
        </w:rPr>
      </w:pPr>
    </w:p>
    <w:p w14:paraId="655341E6" w14:textId="77777777" w:rsidR="00A5014A" w:rsidRPr="00F90601" w:rsidRDefault="00A5014A" w:rsidP="00484A66">
      <w:pPr>
        <w:spacing w:line="480" w:lineRule="auto"/>
        <w:rPr>
          <w:rFonts w:ascii="Times New Roman" w:hAnsi="Times New Roman"/>
          <w:lang w:val="en-GB"/>
        </w:rPr>
      </w:pPr>
      <w:r w:rsidRPr="00F90601">
        <w:rPr>
          <w:rFonts w:ascii="Times New Roman" w:hAnsi="Times New Roman"/>
          <w:b/>
        </w:rPr>
        <w:t>Fig. 4</w:t>
      </w:r>
      <w:r>
        <w:rPr>
          <w:rFonts w:ascii="Times New Roman" w:hAnsi="Times New Roman"/>
        </w:rPr>
        <w:t>.</w:t>
      </w:r>
      <w:r w:rsidRPr="00F90601">
        <w:rPr>
          <w:rFonts w:ascii="Times New Roman" w:hAnsi="Times New Roman"/>
        </w:rPr>
        <w:t xml:space="preserve"> Probability of achieving a target population size of 100 adult individuals after 25 years for the reinforced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F90601">
        <w:rPr>
          <w:rFonts w:ascii="Times New Roman" w:hAnsi="Times New Roman"/>
        </w:rPr>
        <w:t>Aquatic Warblers</w:t>
      </w:r>
      <w:r>
        <w:rPr>
          <w:rFonts w:ascii="Times New Roman" w:hAnsi="Times New Roman"/>
        </w:rPr>
        <w:t>)</w:t>
      </w:r>
      <w:r w:rsidRPr="00F90601">
        <w:rPr>
          <w:rFonts w:ascii="Times New Roman" w:hAnsi="Times New Roman"/>
        </w:rPr>
        <w:t xml:space="preserve"> in relation to the amount of available habitat (top row), and probability of the population declining between the en</w:t>
      </w:r>
      <w:r>
        <w:rPr>
          <w:rFonts w:ascii="Times New Roman" w:hAnsi="Times New Roman"/>
        </w:rPr>
        <w:t>d of the reinforcement program</w:t>
      </w:r>
      <w:r w:rsidRPr="00F90601">
        <w:rPr>
          <w:rFonts w:ascii="Times New Roman" w:hAnsi="Times New Roman"/>
        </w:rPr>
        <w:t xml:space="preserve"> and the end of projections in 2049 (bottom row); shown </w:t>
      </w:r>
      <w:r w:rsidRPr="00F90601">
        <w:rPr>
          <w:rFonts w:ascii="Times New Roman" w:hAnsi="Times New Roman"/>
          <w:bCs/>
        </w:rPr>
        <w:t>for different number of release years and for average and 5% lower and higher survival, assuming that</w:t>
      </w:r>
      <w:r>
        <w:rPr>
          <w:rFonts w:ascii="Times New Roman" w:hAnsi="Times New Roman"/>
          <w:bCs/>
        </w:rPr>
        <w:t xml:space="preserve"> birds </w:t>
      </w:r>
      <w:r w:rsidRPr="00F90601">
        <w:rPr>
          <w:rFonts w:ascii="Times New Roman" w:hAnsi="Times New Roman"/>
          <w:bCs/>
        </w:rPr>
        <w:t>can raise two broods per year.</w:t>
      </w:r>
      <w:r w:rsidRPr="00F90601">
        <w:rPr>
          <w:rFonts w:ascii="Times New Roman" w:hAnsi="Times New Roman"/>
          <w:lang w:val="en-GB"/>
        </w:rPr>
        <w:t xml:space="preserve"> </w:t>
      </w:r>
    </w:p>
    <w:p w14:paraId="46140CF7" w14:textId="77777777" w:rsidR="00A5014A" w:rsidRDefault="00A5014A" w:rsidP="00252D3D">
      <w:pPr>
        <w:rPr>
          <w:rFonts w:ascii="Times New Roman" w:hAnsi="Times New Roman"/>
          <w:lang w:val="en-GB"/>
        </w:rPr>
      </w:pPr>
    </w:p>
    <w:p w14:paraId="0A42359A" w14:textId="77777777" w:rsidR="00A5014A" w:rsidRDefault="00A5014A" w:rsidP="00252D3D">
      <w:pPr>
        <w:rPr>
          <w:rFonts w:ascii="Times New Roman" w:hAnsi="Times New Roman"/>
          <w:lang w:val="en-GB"/>
        </w:rPr>
      </w:pPr>
    </w:p>
    <w:p w14:paraId="290F0E91" w14:textId="77777777" w:rsidR="00A5014A" w:rsidRDefault="00A5014A" w:rsidP="00252D3D">
      <w:pPr>
        <w:rPr>
          <w:rFonts w:ascii="Times New Roman" w:hAnsi="Times New Roman"/>
          <w:lang w:val="en-GB"/>
        </w:rPr>
      </w:pPr>
    </w:p>
    <w:p w14:paraId="41AE9E4D" w14:textId="77777777" w:rsidR="00A5014A" w:rsidRDefault="00A5014A">
      <w:pPr>
        <w:spacing w:after="0" w:line="259" w:lineRule="auto"/>
        <w:rPr>
          <w:rFonts w:ascii="Times New Roman" w:hAnsi="Times New Roman"/>
          <w:b/>
          <w:bCs/>
          <w:color w:val="000000"/>
        </w:rPr>
      </w:pPr>
      <w:r>
        <w:rPr>
          <w:rFonts w:ascii="Times New Roman" w:hAnsi="Times New Roman"/>
          <w:b/>
          <w:bCs/>
          <w:color w:val="000000"/>
        </w:rPr>
        <w:t>Appendix A. Supplementary figures</w:t>
      </w:r>
    </w:p>
    <w:p w14:paraId="62FBD0B4" w14:textId="77777777" w:rsidR="00A5014A" w:rsidRDefault="00A5014A">
      <w:pPr>
        <w:spacing w:after="0" w:line="259" w:lineRule="auto"/>
      </w:pPr>
    </w:p>
    <w:p w14:paraId="71827655" w14:textId="6ED7B9B0" w:rsidR="00A5014A" w:rsidRDefault="00074562" w:rsidP="008A7997">
      <w:pPr>
        <w:spacing w:after="0" w:line="480" w:lineRule="auto"/>
        <w:rPr>
          <w:rFonts w:ascii="Arial" w:hAnsi="Arial" w:cs="Arial"/>
          <w:sz w:val="20"/>
        </w:rPr>
      </w:pPr>
      <w:r>
        <w:rPr>
          <w:rFonts w:ascii="Arial" w:hAnsi="Arial" w:cs="Arial"/>
          <w:noProof/>
          <w:sz w:val="20"/>
        </w:rPr>
        <w:lastRenderedPageBreak/>
        <w:drawing>
          <wp:inline distT="0" distB="0" distL="0" distR="0" wp14:anchorId="6421E7C3" wp14:editId="4E3553AC">
            <wp:extent cx="5807710" cy="2627630"/>
            <wp:effectExtent l="0" t="0" r="0" b="0"/>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7710" cy="2627630"/>
                    </a:xfrm>
                    <a:prstGeom prst="rect">
                      <a:avLst/>
                    </a:prstGeom>
                    <a:noFill/>
                    <a:ln>
                      <a:noFill/>
                    </a:ln>
                  </pic:spPr>
                </pic:pic>
              </a:graphicData>
            </a:graphic>
          </wp:inline>
        </w:drawing>
      </w:r>
    </w:p>
    <w:p w14:paraId="35029F21" w14:textId="77777777" w:rsidR="00A5014A" w:rsidRPr="008A7997" w:rsidRDefault="00A5014A" w:rsidP="00E245DA">
      <w:pPr>
        <w:spacing w:after="0" w:line="480" w:lineRule="auto"/>
        <w:rPr>
          <w:rFonts w:ascii="Times New Roman" w:hAnsi="Times New Roman"/>
          <w:b/>
        </w:rPr>
      </w:pPr>
      <w:r w:rsidRPr="008A7997">
        <w:rPr>
          <w:rFonts w:ascii="Times New Roman" w:hAnsi="Times New Roman"/>
          <w:b/>
          <w:bCs/>
        </w:rPr>
        <w:t xml:space="preserve">Fig. </w:t>
      </w:r>
      <w:r>
        <w:rPr>
          <w:rFonts w:ascii="Times New Roman" w:hAnsi="Times New Roman"/>
          <w:b/>
          <w:bCs/>
        </w:rPr>
        <w:t>A1</w:t>
      </w:r>
      <w:r>
        <w:rPr>
          <w:rFonts w:ascii="Times New Roman" w:hAnsi="Times New Roman"/>
        </w:rPr>
        <w:t>.</w:t>
      </w:r>
      <w:r w:rsidRPr="008A7997">
        <w:rPr>
          <w:rFonts w:ascii="Times New Roman" w:hAnsi="Times New Roman"/>
        </w:rPr>
        <w:t xml:space="preserve"> Posterior probability density of population growth rates (mean± 95% CI) of the reinforced Pomeranian population of </w:t>
      </w:r>
      <w:r w:rsidRPr="00391AB0">
        <w:rPr>
          <w:rFonts w:ascii="Times New Roman" w:hAnsi="Times New Roman"/>
          <w:i/>
        </w:rPr>
        <w:t xml:space="preserve">Acrocephalus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8A7997">
        <w:rPr>
          <w:rFonts w:ascii="Times New Roman" w:hAnsi="Times New Roman"/>
        </w:rPr>
        <w:t>Aquatic Warblers</w:t>
      </w:r>
      <w:r>
        <w:rPr>
          <w:rFonts w:ascii="Times New Roman" w:hAnsi="Times New Roman"/>
        </w:rPr>
        <w:t>)</w:t>
      </w:r>
      <w:r w:rsidRPr="008A7997">
        <w:rPr>
          <w:rFonts w:ascii="Times New Roman" w:hAnsi="Times New Roman"/>
        </w:rPr>
        <w:t xml:space="preserve"> shown for scenarios with current (average) and improved survival, and for one or two broods per year. Red vertical dashed line indicates population stability (growth rate = 1).</w:t>
      </w:r>
    </w:p>
    <w:sectPr w:rsidR="00A5014A" w:rsidRPr="008A7997" w:rsidSect="008A7997">
      <w:pgSz w:w="12240" w:h="15840" w:code="1"/>
      <w:pgMar w:top="1418" w:right="1418" w:bottom="1134" w:left="1418" w:header="720" w:footer="720" w:gutter="0"/>
      <w:lnNumType w:countBy="1" w:restart="continuous"/>
      <w:cols w:space="720"/>
      <w:docGrid w:linePitch="360" w:charSpace="-61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sanne" w:date="2025-09-12T12:34:00Z" w:initials="S">
    <w:p w14:paraId="55026C31" w14:textId="53F797F9" w:rsidR="00074562" w:rsidRPr="00824855" w:rsidRDefault="00074562" w:rsidP="00074562">
      <w:pPr>
        <w:pStyle w:val="NormalWeb"/>
        <w:spacing w:before="0" w:beforeAutospacing="0" w:after="0" w:afterAutospacing="0"/>
        <w:rPr>
          <w:lang w:val="en-US"/>
        </w:rPr>
      </w:pPr>
      <w:r>
        <w:rPr>
          <w:rStyle w:val="CommentReference"/>
        </w:rPr>
        <w:annotationRef/>
      </w:r>
      <w:bookmarkStart w:id="7" w:name="_Hlk208572414"/>
      <w:r w:rsidRPr="00824855">
        <w:rPr>
          <w:lang w:val="en-US"/>
        </w:rPr>
        <w:t>Title seems an inappropriate for the current manuscript. 'Reinforcement' is actually an ambiguous term</w:t>
      </w:r>
      <w:bookmarkEnd w:id="7"/>
      <w:r w:rsidRPr="00824855">
        <w:rPr>
          <w:lang w:val="en-US"/>
        </w:rPr>
        <w:t>.</w:t>
      </w:r>
    </w:p>
  </w:comment>
  <w:comment w:id="1" w:author="Steffen Oppel" w:date="2025-10-06T10:25:00Z" w:initials="SO">
    <w:p w14:paraId="4BC359FF" w14:textId="77777777" w:rsidR="006C3168" w:rsidRDefault="006C3168" w:rsidP="006C3168">
      <w:pPr>
        <w:pStyle w:val="CommentText"/>
      </w:pPr>
      <w:r>
        <w:rPr>
          <w:rStyle w:val="CommentReference"/>
        </w:rPr>
        <w:annotationRef/>
      </w:r>
      <w:r>
        <w:t>Bullshit comment - I would not change this</w:t>
      </w:r>
    </w:p>
  </w:comment>
  <w:comment w:id="10" w:author="Susanne" w:date="2025-09-12T12:46:00Z" w:initials="S">
    <w:p w14:paraId="6A37D0D6" w14:textId="7012B94F"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The abstract needs greater clarity in terms of the findings obtained and the main and novel conclusions derived from the study.</w:t>
      </w:r>
    </w:p>
  </w:comment>
  <w:comment w:id="11" w:author="Steffen Oppel" w:date="2025-10-06T10:37:00Z" w:initials="SO">
    <w:p w14:paraId="7F4AC2AF" w14:textId="77777777" w:rsidR="0021354E" w:rsidRDefault="0021354E" w:rsidP="0021354E">
      <w:pPr>
        <w:pStyle w:val="CommentText"/>
      </w:pPr>
      <w:r>
        <w:rPr>
          <w:rStyle w:val="CommentReference"/>
        </w:rPr>
        <w:annotationRef/>
      </w:r>
      <w:r>
        <w:t>I have tried to include more detail and specifics and cut a few less critical words to hopefully still meet the word count</w:t>
      </w:r>
    </w:p>
  </w:comment>
  <w:comment w:id="12" w:author="Susanne" w:date="2025-09-12T12:46:00Z" w:initials="S">
    <w:p w14:paraId="3E169AF7" w14:textId="63DC0765"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L10. It would be interesting to know what conservation measures have been implemented that have halted the decline of this species.</w:t>
      </w:r>
    </w:p>
  </w:comment>
  <w:comment w:id="18" w:author="Jaume Badia" w:date="2025-10-02T18:10:00Z" w:initials="JB">
    <w:p w14:paraId="716C902B" w14:textId="77777777" w:rsidR="006F442D" w:rsidRDefault="006F442D" w:rsidP="006F442D">
      <w:r>
        <w:rPr>
          <w:rStyle w:val="CommentReference"/>
        </w:rPr>
        <w:annotationRef/>
      </w:r>
      <w:r>
        <w:rPr>
          <w:color w:val="000000"/>
          <w:sz w:val="20"/>
          <w:szCs w:val="20"/>
        </w:rPr>
        <w:t>Perhaps some more details about the methods - how they contributed to achieving our findings.</w:t>
      </w:r>
    </w:p>
  </w:comment>
  <w:comment w:id="71" w:author="Susanne" w:date="2025-09-12T12:45:00Z" w:initials="S">
    <w:p w14:paraId="597BA4D2" w14:textId="30999586"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L40-41. This sentence needs greater clarity, as this idea is not necessarily true in all cases. There are many resident species with narrow distributions that tend to be much more susceptible.</w:t>
      </w:r>
    </w:p>
  </w:comment>
  <w:comment w:id="72" w:author="Steffen Oppel" w:date="2025-10-06T10:50:00Z" w:initials="SO">
    <w:p w14:paraId="7C650DBF" w14:textId="77777777" w:rsidR="0055340A" w:rsidRDefault="0055340A" w:rsidP="0055340A">
      <w:pPr>
        <w:pStyle w:val="CommentText"/>
      </w:pPr>
      <w:r>
        <w:rPr>
          <w:rStyle w:val="CommentReference"/>
        </w:rPr>
        <w:annotationRef/>
      </w:r>
      <w:r>
        <w:t>I reworded and shortened it - there are many tropical or island residents that are also plummeting</w:t>
      </w:r>
    </w:p>
  </w:comment>
  <w:comment w:id="97" w:author="Susanne" w:date="2025-09-12T12:45:00Z" w:initials="S">
    <w:p w14:paraId="0EE33043" w14:textId="5A8E194F"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L43-46. This sentence needs to be rephrased and made more specific.</w:t>
      </w:r>
    </w:p>
  </w:comment>
  <w:comment w:id="120" w:author="Susanne" w:date="2025-09-12T12:45:00Z" w:initials="S">
    <w:p w14:paraId="01BCFFAD" w14:textId="631E3C3A"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L49-40. The sentence "Carryover effects..." is unclear in its relationship to the idea in the previous sentence. Make sure to make a better connection.</w:t>
      </w:r>
    </w:p>
  </w:comment>
  <w:comment w:id="121" w:author="Steffen Oppel" w:date="2025-10-06T11:24:00Z" w:initials="SO">
    <w:p w14:paraId="75DFD462" w14:textId="77777777" w:rsidR="00762185" w:rsidRDefault="00762185" w:rsidP="00762185">
      <w:pPr>
        <w:pStyle w:val="CommentText"/>
      </w:pPr>
      <w:r>
        <w:rPr>
          <w:rStyle w:val="CommentReference"/>
        </w:rPr>
        <w:annotationRef/>
      </w:r>
      <w:r>
        <w:t>I would simply remove it - it is not critical to mention carry-over effects because we don‘t model that</w:t>
      </w:r>
    </w:p>
  </w:comment>
  <w:comment w:id="163" w:author="Susanne" w:date="2025-09-12T12:34:00Z" w:initials="S">
    <w:p w14:paraId="3999D637" w14:textId="50F07855"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 xml:space="preserve">Lines 82-99: </w:t>
      </w:r>
      <w:bookmarkStart w:id="164" w:name="_Hlk208572388"/>
      <w:r w:rsidRPr="00824855">
        <w:rPr>
          <w:lang w:val="en-US"/>
        </w:rPr>
        <w:t>Most of the information on Acrocephalus paludicola focuses on its demographics and anthropogenic threats. However, this information is insufficient to justify its translocation or reinforcement to establish a viable population. I'm not saying this isn't important, but it's quite common to include only this type of information for conservation efforts. Remember that other avian species are listed in the highest risk categories on the IUCN Red List. It would be worthwhile to include the ecological significance and other data that would allow for an assessment of the importance of A. paludicola.</w:t>
      </w:r>
    </w:p>
    <w:bookmarkEnd w:id="164"/>
    <w:p w14:paraId="662E30B0" w14:textId="5DBBCD47" w:rsidR="00074562" w:rsidRDefault="00074562">
      <w:pPr>
        <w:pStyle w:val="CommentText"/>
      </w:pPr>
    </w:p>
  </w:comment>
  <w:comment w:id="176" w:author="Susanne" w:date="2025-09-12T12:35:00Z" w:initials="S">
    <w:p w14:paraId="0F9BD805" w14:textId="51F8B7C8" w:rsidR="00074562" w:rsidRPr="00824855" w:rsidRDefault="00074562" w:rsidP="00074562">
      <w:pPr>
        <w:pStyle w:val="NormalWeb"/>
        <w:spacing w:before="0" w:beforeAutospacing="0" w:after="0" w:afterAutospacing="0"/>
        <w:rPr>
          <w:lang w:val="en-US"/>
        </w:rPr>
      </w:pPr>
      <w:r>
        <w:rPr>
          <w:rStyle w:val="CommentReference"/>
        </w:rPr>
        <w:annotationRef/>
      </w:r>
      <w:bookmarkStart w:id="196" w:name="_Hlk208572350"/>
      <w:r w:rsidRPr="00824855">
        <w:rPr>
          <w:lang w:val="en-US"/>
        </w:rPr>
        <w:t>Line 88: This is ambiguous! What are the authors referring to? Low population? Is it a rarely observed avian species? Does it have any significant particular behavior?</w:t>
      </w:r>
    </w:p>
    <w:bookmarkEnd w:id="196"/>
    <w:p w14:paraId="63D4C444" w14:textId="68BAEE70" w:rsidR="00074562" w:rsidRDefault="00074562">
      <w:pPr>
        <w:pStyle w:val="CommentText"/>
      </w:pPr>
    </w:p>
  </w:comment>
  <w:comment w:id="216" w:author="Susanne" w:date="2025-09-12T12:44:00Z" w:initials="S">
    <w:p w14:paraId="0819A851" w14:textId="0103B16F"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L91-92. Here, authors should briefly indicate what conservation measures were taken. In addition, they will need to indicate the location of the core breeding sites, as well as the peripheral ones, both in the text and on the study map. More detail could be provided as supplementary information.</w:t>
      </w:r>
    </w:p>
  </w:comment>
  <w:comment w:id="225" w:author="Susanne" w:date="2025-09-12T12:43:00Z" w:initials="S">
    <w:p w14:paraId="5CB1705E" w14:textId="77777777" w:rsidR="00CB5E29" w:rsidRPr="00824855" w:rsidRDefault="00CB5E29" w:rsidP="00CB5E29">
      <w:pPr>
        <w:pStyle w:val="NormalWeb"/>
        <w:spacing w:before="0" w:beforeAutospacing="0" w:after="0" w:afterAutospacing="0"/>
        <w:rPr>
          <w:lang w:val="en-US"/>
        </w:rPr>
      </w:pPr>
      <w:r>
        <w:rPr>
          <w:rStyle w:val="CommentReference"/>
        </w:rPr>
        <w:annotationRef/>
      </w:r>
      <w:r w:rsidRPr="00824855">
        <w:rPr>
          <w:lang w:val="en-US"/>
        </w:rPr>
        <w:t>L98-99. But will translocation alone be sufficient? How can this solve the problem facing the species? What other measures are being implemented or are planned?</w:t>
      </w:r>
    </w:p>
  </w:comment>
  <w:comment w:id="235" w:author="Susanne" w:date="2025-09-12T12:43:00Z" w:initials="S">
    <w:p w14:paraId="5E54D85A" w14:textId="4BD287DD"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L98-99. But will translocation alone be sufficient? How can this solve the problem facing the species? What other measures are being implemented or are planned?</w:t>
      </w:r>
    </w:p>
  </w:comment>
  <w:comment w:id="260" w:author="Jaume Badia" w:date="2025-10-03T11:04:00Z" w:initials="JB">
    <w:p w14:paraId="39081F23" w14:textId="77777777" w:rsidR="00571C37" w:rsidRDefault="00571C37" w:rsidP="00571C37">
      <w:r>
        <w:rPr>
          <w:rStyle w:val="CommentReference"/>
        </w:rPr>
        <w:annotationRef/>
      </w:r>
      <w:r>
        <w:rPr>
          <w:color w:val="000000"/>
          <w:sz w:val="20"/>
          <w:szCs w:val="20"/>
        </w:rPr>
        <w:t>I would move this link to the references</w:t>
      </w:r>
    </w:p>
  </w:comment>
  <w:comment w:id="261" w:author="Steffen Oppel" w:date="2025-10-06T11:37:00Z" w:initials="SO">
    <w:p w14:paraId="19CF4D9F" w14:textId="77777777" w:rsidR="001715DA" w:rsidRDefault="001715DA" w:rsidP="001715DA">
      <w:pPr>
        <w:pStyle w:val="CommentText"/>
      </w:pPr>
      <w:r>
        <w:rPr>
          <w:rStyle w:val="CommentReference"/>
        </w:rPr>
        <w:annotationRef/>
      </w:r>
      <w:r>
        <w:t>I agree - or the Acknowledgements</w:t>
      </w:r>
    </w:p>
  </w:comment>
  <w:comment w:id="280" w:author="Susanne" w:date="2025-09-12T12:43:00Z" w:initials="S">
    <w:p w14:paraId="2C049C31" w14:textId="3288B0F7"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L103. But what were these management scenarios?</w:t>
      </w:r>
    </w:p>
  </w:comment>
  <w:comment w:id="320" w:author="Susanne" w:date="2025-09-12T12:42:00Z" w:initials="S">
    <w:p w14:paraId="313DFCDF" w14:textId="66B928FE"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L103-105. How were these conservation and restoration measures incorporated into the estimated parameters? More detail is needed here.</w:t>
      </w:r>
    </w:p>
  </w:comment>
  <w:comment w:id="322" w:author="Susanne" w:date="2025-09-12T12:40:00Z" w:initials="S">
    <w:p w14:paraId="2B17829C" w14:textId="34469DEF"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In general, the methods section should be reduced. It contains many details that make this section too long and tedious.</w:t>
      </w:r>
    </w:p>
  </w:comment>
  <w:comment w:id="323" w:author="Steffen Oppel" w:date="2025-10-06T11:50:00Z" w:initials="SO">
    <w:p w14:paraId="4F68445B" w14:textId="77777777" w:rsidR="00803E2B" w:rsidRDefault="00803E2B" w:rsidP="00803E2B">
      <w:pPr>
        <w:pStyle w:val="CommentText"/>
      </w:pPr>
      <w:r>
        <w:rPr>
          <w:rStyle w:val="CommentReference"/>
        </w:rPr>
        <w:annotationRef/>
      </w:r>
      <w:r>
        <w:t>I ruthlessly cut some text that was either duplicate info or not critically necessary</w:t>
      </w:r>
    </w:p>
  </w:comment>
  <w:comment w:id="326" w:author="Steffen Oppel" w:date="2025-10-06T11:50:00Z" w:initials="SO">
    <w:p w14:paraId="25382E7A" w14:textId="463130C3" w:rsidR="00803E2B" w:rsidRDefault="00803E2B" w:rsidP="00803E2B">
      <w:pPr>
        <w:pStyle w:val="CommentText"/>
      </w:pPr>
      <w:r>
        <w:rPr>
          <w:rStyle w:val="CommentReference"/>
        </w:rPr>
        <w:annotationRef/>
      </w:r>
      <w:r>
        <w:t>Already in Intro</w:t>
      </w:r>
    </w:p>
  </w:comment>
  <w:comment w:id="338" w:author="Steffen Oppel" w:date="2025-10-06T12:01:00Z" w:initials="SO">
    <w:p w14:paraId="5EC948A5" w14:textId="77777777" w:rsidR="00C33745" w:rsidRDefault="00C33745" w:rsidP="00C33745">
      <w:pPr>
        <w:pStyle w:val="CommentText"/>
      </w:pPr>
      <w:r>
        <w:rPr>
          <w:rStyle w:val="CommentReference"/>
        </w:rPr>
        <w:annotationRef/>
      </w:r>
      <w:r>
        <w:t>We don‘t use these data</w:t>
      </w:r>
    </w:p>
  </w:comment>
  <w:comment w:id="340" w:author="Jaume Badia" w:date="2025-10-03T10:45:00Z" w:initials="JB">
    <w:p w14:paraId="2AB8CA4B" w14:textId="64407ABE" w:rsidR="007A767D" w:rsidRDefault="002B2C67" w:rsidP="007A767D">
      <w:r>
        <w:rPr>
          <w:rStyle w:val="CommentReference"/>
        </w:rPr>
        <w:annotationRef/>
      </w:r>
      <w:r w:rsidR="007A767D">
        <w:rPr>
          <w:sz w:val="20"/>
          <w:szCs w:val="20"/>
        </w:rPr>
        <w:t>I’d remove this to avoid more questions. Also, it is not relevant for the paper I’d say.</w:t>
      </w:r>
    </w:p>
  </w:comment>
  <w:comment w:id="342" w:author="Steffen Oppel" w:date="2025-10-07T09:29:00Z" w:initials="SO">
    <w:p w14:paraId="5A739172" w14:textId="77777777" w:rsidR="00572A94" w:rsidRDefault="00572A94" w:rsidP="00572A94">
      <w:pPr>
        <w:pStyle w:val="CommentText"/>
      </w:pPr>
      <w:r>
        <w:rPr>
          <w:rStyle w:val="CommentReference"/>
        </w:rPr>
        <w:annotationRef/>
      </w:r>
      <w:r>
        <w:t>The colour of current range (after 2010) and release sites is too similar - can you make the release sites red?</w:t>
      </w:r>
    </w:p>
  </w:comment>
  <w:comment w:id="343" w:author="Susanne" w:date="2025-09-12T12:42:00Z" w:initials="S">
    <w:p w14:paraId="7299EA6E" w14:textId="56F55736" w:rsidR="00074562" w:rsidRDefault="00074562">
      <w:pPr>
        <w:pStyle w:val="CommentText"/>
      </w:pPr>
      <w:r>
        <w:rPr>
          <w:rStyle w:val="CommentReference"/>
        </w:rPr>
        <w:annotationRef/>
      </w:r>
      <w:r>
        <w:t>L129. In Fig. 1, the potential source site is unclear. I don't know if it is the one located in Bialystok. Clarify</w:t>
      </w:r>
    </w:p>
  </w:comment>
  <w:comment w:id="360" w:author="Susanne" w:date="2025-09-12T12:41:00Z" w:initials="S">
    <w:p w14:paraId="0741553B" w14:textId="274B5642"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How many individuals are known to have been translocated, and what is the follow-up after the translocation? How large and stable is the source population? Some ideas could be included in this regard.</w:t>
      </w:r>
    </w:p>
  </w:comment>
  <w:comment w:id="466" w:author="Susanne" w:date="2025-09-12T12:40:00Z" w:initials="S">
    <w:p w14:paraId="4E57FF01" w14:textId="77777777" w:rsidR="000B2846" w:rsidRPr="00824855" w:rsidRDefault="000B2846" w:rsidP="000B2846">
      <w:pPr>
        <w:pStyle w:val="NormalWeb"/>
        <w:spacing w:before="0" w:beforeAutospacing="0" w:after="0" w:afterAutospacing="0"/>
        <w:rPr>
          <w:lang w:val="en-US"/>
        </w:rPr>
      </w:pPr>
      <w:r>
        <w:rPr>
          <w:rStyle w:val="CommentReference"/>
        </w:rPr>
        <w:annotationRef/>
      </w:r>
      <w:r w:rsidRPr="00824855">
        <w:rPr>
          <w:lang w:val="en-US"/>
        </w:rPr>
        <w:t>L193-194. This sentence requires more detail.</w:t>
      </w:r>
    </w:p>
  </w:comment>
  <w:comment w:id="467" w:author="Steffen Oppel" w:date="2025-10-06T13:04:00Z" w:initials="SO">
    <w:p w14:paraId="27CABF98" w14:textId="77777777" w:rsidR="005735DD" w:rsidRDefault="005735DD" w:rsidP="005735DD">
      <w:pPr>
        <w:pStyle w:val="CommentText"/>
      </w:pPr>
      <w:r>
        <w:rPr>
          <w:rStyle w:val="CommentReference"/>
        </w:rPr>
        <w:annotationRef/>
      </w:r>
      <w:r>
        <w:t>I just deleted this sentence - less confusion</w:t>
      </w:r>
    </w:p>
  </w:comment>
  <w:comment w:id="571" w:author="Jaume Badia" w:date="2025-10-03T12:02:00Z" w:initials="JB">
    <w:p w14:paraId="15B8EADC" w14:textId="24173420" w:rsidR="00007E11" w:rsidRDefault="00007E11" w:rsidP="00007E11">
      <w:r>
        <w:rPr>
          <w:rStyle w:val="CommentReference"/>
        </w:rPr>
        <w:annotationRef/>
      </w:r>
      <w:r>
        <w:rPr>
          <w:color w:val="000000"/>
          <w:sz w:val="20"/>
          <w:szCs w:val="20"/>
        </w:rPr>
        <w:t>Please review if this is right</w:t>
      </w:r>
    </w:p>
  </w:comment>
  <w:comment w:id="724" w:author="Jaume Badia" w:date="2025-10-03T12:33:00Z" w:initials="JB">
    <w:p w14:paraId="35C6F370" w14:textId="77777777" w:rsidR="005723DE" w:rsidRDefault="005723DE" w:rsidP="005723DE">
      <w:r>
        <w:rPr>
          <w:rStyle w:val="CommentReference"/>
        </w:rPr>
        <w:annotationRef/>
      </w:r>
      <w:r>
        <w:rPr>
          <w:color w:val="000000"/>
          <w:sz w:val="20"/>
          <w:szCs w:val="20"/>
        </w:rPr>
        <w:t>I’d better say fledglings instead of juveniles here, because otherwise people may think they are already one year olds.</w:t>
      </w:r>
    </w:p>
  </w:comment>
  <w:comment w:id="764" w:author="Jaume Badia" w:date="2025-10-03T12:36:00Z" w:initials="JB">
    <w:p w14:paraId="25CF2E45" w14:textId="77777777" w:rsidR="001E39C4" w:rsidRDefault="001E39C4" w:rsidP="001E39C4">
      <w:r>
        <w:rPr>
          <w:rStyle w:val="CommentReference"/>
        </w:rPr>
        <w:annotationRef/>
      </w:r>
      <w:r>
        <w:rPr>
          <w:color w:val="000000"/>
          <w:sz w:val="20"/>
          <w:szCs w:val="20"/>
        </w:rPr>
        <w:t>Is this correct?</w:t>
      </w:r>
    </w:p>
  </w:comment>
  <w:comment w:id="874" w:author="Susanne" w:date="2025-09-12T12:41:00Z" w:initials="S">
    <w:p w14:paraId="22D01559" w14:textId="7FF27A4C"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L154-155. Briefly elaborate on which parameters?</w:t>
      </w:r>
    </w:p>
  </w:comment>
  <w:comment w:id="960" w:author="Susanne" w:date="2025-09-12T12:40:00Z" w:initials="S">
    <w:p w14:paraId="0F65B2E4" w14:textId="05BB26D7"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L193-194. This sentence requires more detail.</w:t>
      </w:r>
    </w:p>
  </w:comment>
  <w:comment w:id="1026" w:author="Susanne" w:date="2025-09-16T13:21:00Z" w:initials="S">
    <w:p w14:paraId="0E1D74A8" w14:textId="73A56B6F" w:rsidR="00EB158B" w:rsidRPr="00824855" w:rsidRDefault="00EB158B" w:rsidP="00EB158B">
      <w:pPr>
        <w:pStyle w:val="NormalWeb"/>
        <w:spacing w:before="0" w:beforeAutospacing="0" w:after="0" w:afterAutospacing="0"/>
        <w:rPr>
          <w:lang w:val="en-US"/>
        </w:rPr>
      </w:pPr>
      <w:r>
        <w:rPr>
          <w:rStyle w:val="CommentReference"/>
        </w:rPr>
        <w:annotationRef/>
      </w:r>
      <w:r w:rsidRPr="00824855">
        <w:rPr>
          <w:lang w:val="en-US"/>
        </w:rPr>
        <w:t>L325-326. The more broods, the more habitats are needed to support a larger population. But what would be the ideal size of that area? This should be addressed in the discussion.</w:t>
      </w:r>
    </w:p>
  </w:comment>
  <w:comment w:id="1043" w:author="Susanne" w:date="2025-09-12T12:36:00Z" w:initials="S">
    <w:p w14:paraId="5A03A27B" w14:textId="171D0C32"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 xml:space="preserve">Lines 350-353: </w:t>
      </w:r>
      <w:bookmarkStart w:id="1045" w:name="_Hlk208572296"/>
      <w:r w:rsidRPr="00824855">
        <w:rPr>
          <w:lang w:val="en-US"/>
        </w:rPr>
        <w:t>If reinforcement alone is insufficient, how will the authors increase the amount of habitat necessary for the species' survival? I understand this is a potential conservation measure, but it needs to be clarified. Are there other conservation measures for the species? Will the authors implement these measures? Is citizen and government participation necessary to ensure the species' long-term survival? These should also be clarified.</w:t>
      </w:r>
      <w:bookmarkEnd w:id="1045"/>
    </w:p>
  </w:comment>
  <w:comment w:id="1044" w:author="Susanne" w:date="2025-09-12T12:39:00Z" w:initials="S">
    <w:p w14:paraId="62A45138" w14:textId="44448389"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L350-353. And how should efforts be directed toward the conservation measures and habitat enhancement?</w:t>
      </w:r>
    </w:p>
  </w:comment>
  <w:comment w:id="1048" w:author="Susanne" w:date="2025-09-12T12:38:00Z" w:initials="S">
    <w:p w14:paraId="09E0CD78" w14:textId="4BFACEA5" w:rsidR="00074562" w:rsidRDefault="00074562">
      <w:pPr>
        <w:pStyle w:val="CommentText"/>
      </w:pPr>
      <w:r>
        <w:rPr>
          <w:rStyle w:val="CommentReference"/>
        </w:rPr>
        <w:annotationRef/>
      </w:r>
      <w:r>
        <w:t>L363-364. But this idea seems contradictory to the previous statement. Please review.</w:t>
      </w:r>
    </w:p>
  </w:comment>
  <w:comment w:id="1049" w:author="Steffen Oppel" w:date="2025-10-07T09:50:00Z" w:initials="SO">
    <w:p w14:paraId="46EDD9F6" w14:textId="77777777" w:rsidR="00375EB4" w:rsidRDefault="00375EB4" w:rsidP="00375EB4">
      <w:pPr>
        <w:pStyle w:val="CommentText"/>
      </w:pPr>
      <w:r>
        <w:rPr>
          <w:rStyle w:val="CommentReference"/>
        </w:rPr>
        <w:annotationRef/>
      </w:r>
      <w:r>
        <w:t>I would just remove this speculation</w:t>
      </w:r>
    </w:p>
  </w:comment>
  <w:comment w:id="1056" w:author="Susanne" w:date="2025-09-12T12:38:00Z" w:initials="S">
    <w:p w14:paraId="30DC70ED" w14:textId="7D8D9A46" w:rsidR="00074562" w:rsidRPr="00824855" w:rsidRDefault="00074562" w:rsidP="00074562">
      <w:pPr>
        <w:pStyle w:val="NormalWeb"/>
        <w:spacing w:before="0" w:beforeAutospacing="0" w:after="0" w:afterAutospacing="0"/>
        <w:rPr>
          <w:lang w:val="en-US"/>
        </w:rPr>
      </w:pPr>
      <w:r>
        <w:rPr>
          <w:rStyle w:val="CommentReference"/>
        </w:rPr>
        <w:annotationRef/>
      </w:r>
      <w:r>
        <w:t xml:space="preserve">L365. Is this sentence correct? </w:t>
      </w:r>
      <w:r w:rsidRPr="00824855">
        <w:rPr>
          <w:lang w:val="en-US"/>
        </w:rPr>
        <w:t>It lacks clarity, mowing of what?</w:t>
      </w:r>
    </w:p>
  </w:comment>
  <w:comment w:id="1071" w:author="Steffen Oppel" w:date="2025-10-07T09:54:00Z" w:initials="SO">
    <w:p w14:paraId="0803B818" w14:textId="77777777" w:rsidR="00A912CA" w:rsidRDefault="00A912CA" w:rsidP="00A912CA">
      <w:pPr>
        <w:pStyle w:val="CommentText"/>
      </w:pPr>
      <w:r>
        <w:rPr>
          <w:rStyle w:val="CommentReference"/>
        </w:rPr>
        <w:annotationRef/>
      </w:r>
      <w:r>
        <w:t>Although this may be true, it is very confusing for external readers, because we make the argument that mowing the vegetation is bad, and then explaining that NOT mowing is also bad would require a lot more explanation than fits into this paragraph - I would therefore leave this out.</w:t>
      </w:r>
    </w:p>
  </w:comment>
  <w:comment w:id="1144" w:author="Susanne" w:date="2025-09-12T12:37:00Z" w:initials="S">
    <w:p w14:paraId="165B97CA" w14:textId="11563797" w:rsidR="00074562" w:rsidRDefault="00074562">
      <w:pPr>
        <w:pStyle w:val="CommentText"/>
      </w:pPr>
      <w:r>
        <w:rPr>
          <w:rStyle w:val="CommentReference"/>
        </w:rPr>
        <w:annotationRef/>
      </w:r>
      <w:r>
        <w:t>L398-400. This idea requires more detail. For example, what are these conditions on the wintering grounds?</w:t>
      </w:r>
    </w:p>
  </w:comment>
  <w:comment w:id="1157" w:author="Susanne" w:date="2025-09-12T12:34:00Z" w:initials="S">
    <w:p w14:paraId="422CC6DC" w14:textId="77777777" w:rsidR="00074562" w:rsidRPr="00824855" w:rsidRDefault="00074562" w:rsidP="00074562">
      <w:pPr>
        <w:pStyle w:val="NormalWeb"/>
        <w:spacing w:before="0" w:beforeAutospacing="0" w:after="0" w:afterAutospacing="0"/>
        <w:rPr>
          <w:lang w:val="en-US"/>
        </w:rPr>
      </w:pPr>
      <w:r>
        <w:rPr>
          <w:rStyle w:val="CommentReference"/>
        </w:rPr>
        <w:annotationRef/>
      </w:r>
      <w:bookmarkStart w:id="1163" w:name="_Hlk208572508"/>
      <w:r w:rsidRPr="00824855">
        <w:rPr>
          <w:lang w:val="en-US"/>
        </w:rPr>
        <w:t>Give examples of these stopovers and what is known about the food resources that allow for the supply of food and energy replenishment of these populations that use these migratory routes.</w:t>
      </w:r>
      <w:bookmarkEnd w:id="1163"/>
    </w:p>
    <w:p w14:paraId="7D70FE70" w14:textId="4AD5ADB4" w:rsidR="00074562" w:rsidRDefault="00074562">
      <w:pPr>
        <w:pStyle w:val="CommentText"/>
      </w:pPr>
    </w:p>
  </w:comment>
  <w:comment w:id="1158" w:author="Steffen Oppel" w:date="2025-10-07T10:10:00Z" w:initials="SO">
    <w:p w14:paraId="3649BB3C" w14:textId="77777777" w:rsidR="00AE205C" w:rsidRDefault="00AE205C" w:rsidP="00AE205C">
      <w:pPr>
        <w:pStyle w:val="CommentText"/>
      </w:pPr>
      <w:r>
        <w:rPr>
          <w:rStyle w:val="CommentReference"/>
        </w:rPr>
        <w:annotationRef/>
      </w:r>
      <w:r>
        <w:t>I would rather elaborate the point on rainfall and food availability to make that clearer - and avoid hinting at carry-over effects which is a very complex topic</w:t>
      </w:r>
    </w:p>
  </w:comment>
  <w:comment w:id="1205" w:author="Susanne" w:date="2025-09-12T12:32:00Z" w:initials="S">
    <w:p w14:paraId="41453042" w14:textId="769748A7" w:rsidR="00074562" w:rsidRPr="00824855" w:rsidRDefault="00074562" w:rsidP="00074562">
      <w:pPr>
        <w:pStyle w:val="NormalWeb"/>
        <w:spacing w:before="0" w:beforeAutospacing="0" w:after="0" w:afterAutospacing="0"/>
        <w:rPr>
          <w:lang w:val="en-US"/>
        </w:rPr>
      </w:pPr>
      <w:r>
        <w:rPr>
          <w:rStyle w:val="CommentReference"/>
        </w:rPr>
        <w:annotationRef/>
      </w:r>
      <w:r w:rsidRPr="00824855">
        <w:rPr>
          <w:lang w:val="en-US"/>
        </w:rPr>
        <w:t>L445. How can this be contextualized into conservation schemes for this population? Do you have any ideas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026C31" w15:done="0"/>
  <w15:commentEx w15:paraId="4BC359FF" w15:paraIdParent="55026C31" w15:done="0"/>
  <w15:commentEx w15:paraId="6A37D0D6" w15:done="0"/>
  <w15:commentEx w15:paraId="7F4AC2AF" w15:paraIdParent="6A37D0D6" w15:done="0"/>
  <w15:commentEx w15:paraId="3E169AF7" w15:done="0"/>
  <w15:commentEx w15:paraId="716C902B" w15:done="0"/>
  <w15:commentEx w15:paraId="597BA4D2" w15:done="0"/>
  <w15:commentEx w15:paraId="7C650DBF" w15:paraIdParent="597BA4D2" w15:done="0"/>
  <w15:commentEx w15:paraId="0EE33043" w15:done="0"/>
  <w15:commentEx w15:paraId="01BCFFAD" w15:done="0"/>
  <w15:commentEx w15:paraId="75DFD462" w15:paraIdParent="01BCFFAD" w15:done="0"/>
  <w15:commentEx w15:paraId="662E30B0" w15:done="0"/>
  <w15:commentEx w15:paraId="63D4C444" w15:done="0"/>
  <w15:commentEx w15:paraId="0819A851" w15:done="0"/>
  <w15:commentEx w15:paraId="5CB1705E" w15:done="0"/>
  <w15:commentEx w15:paraId="5E54D85A" w15:done="0"/>
  <w15:commentEx w15:paraId="39081F23" w15:done="0"/>
  <w15:commentEx w15:paraId="19CF4D9F" w15:paraIdParent="39081F23" w15:done="0"/>
  <w15:commentEx w15:paraId="2C049C31" w15:done="0"/>
  <w15:commentEx w15:paraId="313DFCDF" w15:done="0"/>
  <w15:commentEx w15:paraId="2B17829C" w15:done="0"/>
  <w15:commentEx w15:paraId="4F68445B" w15:paraIdParent="2B17829C" w15:done="0"/>
  <w15:commentEx w15:paraId="25382E7A" w15:done="0"/>
  <w15:commentEx w15:paraId="5EC948A5" w15:done="0"/>
  <w15:commentEx w15:paraId="2AB8CA4B" w15:done="0"/>
  <w15:commentEx w15:paraId="5A739172" w15:done="0"/>
  <w15:commentEx w15:paraId="7299EA6E" w15:done="0"/>
  <w15:commentEx w15:paraId="0741553B" w15:done="0"/>
  <w15:commentEx w15:paraId="4E57FF01" w15:done="0"/>
  <w15:commentEx w15:paraId="27CABF98" w15:paraIdParent="4E57FF01" w15:done="0"/>
  <w15:commentEx w15:paraId="15B8EADC" w15:done="0"/>
  <w15:commentEx w15:paraId="35C6F370" w15:done="0"/>
  <w15:commentEx w15:paraId="25CF2E45" w15:done="0"/>
  <w15:commentEx w15:paraId="22D01559" w15:done="0"/>
  <w15:commentEx w15:paraId="0F65B2E4" w15:done="0"/>
  <w15:commentEx w15:paraId="0E1D74A8" w15:done="0"/>
  <w15:commentEx w15:paraId="5A03A27B" w15:done="0"/>
  <w15:commentEx w15:paraId="62A45138" w15:done="0"/>
  <w15:commentEx w15:paraId="09E0CD78" w15:done="0"/>
  <w15:commentEx w15:paraId="46EDD9F6" w15:paraIdParent="09E0CD78" w15:done="0"/>
  <w15:commentEx w15:paraId="30DC70ED" w15:done="0"/>
  <w15:commentEx w15:paraId="0803B818" w15:done="0"/>
  <w15:commentEx w15:paraId="165B97CA" w15:done="0"/>
  <w15:commentEx w15:paraId="7D70FE70" w15:done="0"/>
  <w15:commentEx w15:paraId="3649BB3C" w15:paraIdParent="7D70FE70" w15:done="0"/>
  <w15:commentEx w15:paraId="41453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7A8EB" w16cex:dateUtc="2025-09-12T10:34:00Z"/>
  <w16cex:commentExtensible w16cex:durableId="774113A0" w16cex:dateUtc="2025-10-06T08:25:00Z"/>
  <w16cex:commentExtensible w16cex:durableId="4747E8B5" w16cex:dateUtc="2025-09-12T10:46:00Z"/>
  <w16cex:commentExtensible w16cex:durableId="34EB7120" w16cex:dateUtc="2025-10-06T08:37:00Z"/>
  <w16cex:commentExtensible w16cex:durableId="5B1C1C29" w16cex:dateUtc="2025-09-12T10:46:00Z"/>
  <w16cex:commentExtensible w16cex:durableId="67B4D8D7" w16cex:dateUtc="2025-10-02T16:10:00Z"/>
  <w16cex:commentExtensible w16cex:durableId="5D419E2A" w16cex:dateUtc="2025-09-12T10:45:00Z"/>
  <w16cex:commentExtensible w16cex:durableId="1910479E" w16cex:dateUtc="2025-10-06T08:50:00Z"/>
  <w16cex:commentExtensible w16cex:durableId="40F1E3A4" w16cex:dateUtc="2025-09-12T10:45:00Z"/>
  <w16cex:commentExtensible w16cex:durableId="5AE06ABE" w16cex:dateUtc="2025-09-12T10:45:00Z"/>
  <w16cex:commentExtensible w16cex:durableId="61CE9D4D" w16cex:dateUtc="2025-10-06T09:24:00Z"/>
  <w16cex:commentExtensible w16cex:durableId="64054CA5" w16cex:dateUtc="2025-09-12T10:34:00Z"/>
  <w16cex:commentExtensible w16cex:durableId="43CFD2C2" w16cex:dateUtc="2025-09-12T10:35:00Z"/>
  <w16cex:commentExtensible w16cex:durableId="5E64FAA8" w16cex:dateUtc="2025-09-12T10:44:00Z"/>
  <w16cex:commentExtensible w16cex:durableId="66D7D619" w16cex:dateUtc="2025-09-12T10:43:00Z"/>
  <w16cex:commentExtensible w16cex:durableId="620E37B8" w16cex:dateUtc="2025-09-12T10:43:00Z"/>
  <w16cex:commentExtensible w16cex:durableId="0153EC36" w16cex:dateUtc="2025-10-03T09:04:00Z"/>
  <w16cex:commentExtensible w16cex:durableId="0BBA1C18" w16cex:dateUtc="2025-10-06T09:37:00Z"/>
  <w16cex:commentExtensible w16cex:durableId="551D9941" w16cex:dateUtc="2025-09-12T10:43:00Z"/>
  <w16cex:commentExtensible w16cex:durableId="50152D80" w16cex:dateUtc="2025-09-12T10:42:00Z"/>
  <w16cex:commentExtensible w16cex:durableId="12876DAF" w16cex:dateUtc="2025-09-12T10:40:00Z"/>
  <w16cex:commentExtensible w16cex:durableId="49BA8218" w16cex:dateUtc="2025-10-06T09:50:00Z"/>
  <w16cex:commentExtensible w16cex:durableId="01622689" w16cex:dateUtc="2025-10-06T09:50:00Z"/>
  <w16cex:commentExtensible w16cex:durableId="3353BBCB" w16cex:dateUtc="2025-10-06T10:01:00Z"/>
  <w16cex:commentExtensible w16cex:durableId="0532843D" w16cex:dateUtc="2025-10-03T08:45:00Z">
    <w16cex:extLst>
      <w16:ext w16:uri="{CE6994B0-6A32-4C9F-8C6B-6E91EDA988CE}">
        <cr:reactions xmlns:cr="http://schemas.microsoft.com/office/comments/2020/reactions">
          <cr:reaction reactionType="1">
            <cr:reactionInfo dateUtc="2025-10-06T09:51:05Z">
              <cr:user userId="S::steffen.oppel@vogelwarte.ch::e651edb2-1d85-4343-983c-37c3a469366e" userProvider="AD" userName="Steffen Oppel"/>
            </cr:reactionInfo>
          </cr:reaction>
        </cr:reactions>
      </w16:ext>
    </w16cex:extLst>
  </w16cex:commentExtensible>
  <w16cex:commentExtensible w16cex:durableId="05998A23" w16cex:dateUtc="2025-10-07T07:29:00Z"/>
  <w16cex:commentExtensible w16cex:durableId="0610E6B1" w16cex:dateUtc="2025-09-12T10:42:00Z"/>
  <w16cex:commentExtensible w16cex:durableId="15D157AE" w16cex:dateUtc="2025-09-12T10:41:00Z"/>
  <w16cex:commentExtensible w16cex:durableId="32B95603" w16cex:dateUtc="2025-09-12T10:40:00Z"/>
  <w16cex:commentExtensible w16cex:durableId="7AE60E00" w16cex:dateUtc="2025-10-06T11:04:00Z"/>
  <w16cex:commentExtensible w16cex:durableId="72F47B2D" w16cex:dateUtc="2025-10-03T10:02:00Z"/>
  <w16cex:commentExtensible w16cex:durableId="5B40BAA5" w16cex:dateUtc="2025-10-03T10:33:00Z"/>
  <w16cex:commentExtensible w16cex:durableId="24F9F611" w16cex:dateUtc="2025-10-03T10:36:00Z"/>
  <w16cex:commentExtensible w16cex:durableId="4BFBC84D" w16cex:dateUtc="2025-09-12T10:41:00Z"/>
  <w16cex:commentExtensible w16cex:durableId="5FA05E4E" w16cex:dateUtc="2025-09-12T10:40:00Z"/>
  <w16cex:commentExtensible w16cex:durableId="1EC4DFB9" w16cex:dateUtc="2025-09-16T11:21:00Z"/>
  <w16cex:commentExtensible w16cex:durableId="460AA71D" w16cex:dateUtc="2025-09-12T10:36:00Z"/>
  <w16cex:commentExtensible w16cex:durableId="72AA3195" w16cex:dateUtc="2025-09-12T10:39:00Z"/>
  <w16cex:commentExtensible w16cex:durableId="399FF77B" w16cex:dateUtc="2025-09-12T10:38:00Z"/>
  <w16cex:commentExtensible w16cex:durableId="6F238D41" w16cex:dateUtc="2025-10-07T07:50:00Z"/>
  <w16cex:commentExtensible w16cex:durableId="530D51E4" w16cex:dateUtc="2025-09-12T10:38:00Z"/>
  <w16cex:commentExtensible w16cex:durableId="2ED1FA04" w16cex:dateUtc="2025-10-07T07:54:00Z"/>
  <w16cex:commentExtensible w16cex:durableId="012DA9B7" w16cex:dateUtc="2025-09-12T10:37:00Z"/>
  <w16cex:commentExtensible w16cex:durableId="3708F650" w16cex:dateUtc="2025-09-12T10:34:00Z"/>
  <w16cex:commentExtensible w16cex:durableId="22DFE4C6" w16cex:dateUtc="2025-10-07T08:10:00Z"/>
  <w16cex:commentExtensible w16cex:durableId="3E51E3D9" w16cex:dateUtc="2025-09-12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026C31" w16cid:durableId="0D57A8EB"/>
  <w16cid:commentId w16cid:paraId="4BC359FF" w16cid:durableId="774113A0"/>
  <w16cid:commentId w16cid:paraId="6A37D0D6" w16cid:durableId="4747E8B5"/>
  <w16cid:commentId w16cid:paraId="7F4AC2AF" w16cid:durableId="34EB7120"/>
  <w16cid:commentId w16cid:paraId="3E169AF7" w16cid:durableId="5B1C1C29"/>
  <w16cid:commentId w16cid:paraId="716C902B" w16cid:durableId="67B4D8D7"/>
  <w16cid:commentId w16cid:paraId="597BA4D2" w16cid:durableId="5D419E2A"/>
  <w16cid:commentId w16cid:paraId="7C650DBF" w16cid:durableId="1910479E"/>
  <w16cid:commentId w16cid:paraId="0EE33043" w16cid:durableId="40F1E3A4"/>
  <w16cid:commentId w16cid:paraId="01BCFFAD" w16cid:durableId="5AE06ABE"/>
  <w16cid:commentId w16cid:paraId="75DFD462" w16cid:durableId="61CE9D4D"/>
  <w16cid:commentId w16cid:paraId="662E30B0" w16cid:durableId="64054CA5"/>
  <w16cid:commentId w16cid:paraId="63D4C444" w16cid:durableId="43CFD2C2"/>
  <w16cid:commentId w16cid:paraId="0819A851" w16cid:durableId="5E64FAA8"/>
  <w16cid:commentId w16cid:paraId="5CB1705E" w16cid:durableId="66D7D619"/>
  <w16cid:commentId w16cid:paraId="5E54D85A" w16cid:durableId="620E37B8"/>
  <w16cid:commentId w16cid:paraId="39081F23" w16cid:durableId="0153EC36"/>
  <w16cid:commentId w16cid:paraId="19CF4D9F" w16cid:durableId="0BBA1C18"/>
  <w16cid:commentId w16cid:paraId="2C049C31" w16cid:durableId="551D9941"/>
  <w16cid:commentId w16cid:paraId="313DFCDF" w16cid:durableId="50152D80"/>
  <w16cid:commentId w16cid:paraId="2B17829C" w16cid:durableId="12876DAF"/>
  <w16cid:commentId w16cid:paraId="4F68445B" w16cid:durableId="49BA8218"/>
  <w16cid:commentId w16cid:paraId="25382E7A" w16cid:durableId="01622689"/>
  <w16cid:commentId w16cid:paraId="5EC948A5" w16cid:durableId="3353BBCB"/>
  <w16cid:commentId w16cid:paraId="2AB8CA4B" w16cid:durableId="0532843D"/>
  <w16cid:commentId w16cid:paraId="5A739172" w16cid:durableId="05998A23"/>
  <w16cid:commentId w16cid:paraId="7299EA6E" w16cid:durableId="0610E6B1"/>
  <w16cid:commentId w16cid:paraId="0741553B" w16cid:durableId="15D157AE"/>
  <w16cid:commentId w16cid:paraId="4E57FF01" w16cid:durableId="32B95603"/>
  <w16cid:commentId w16cid:paraId="27CABF98" w16cid:durableId="7AE60E00"/>
  <w16cid:commentId w16cid:paraId="15B8EADC" w16cid:durableId="72F47B2D"/>
  <w16cid:commentId w16cid:paraId="35C6F370" w16cid:durableId="5B40BAA5"/>
  <w16cid:commentId w16cid:paraId="25CF2E45" w16cid:durableId="24F9F611"/>
  <w16cid:commentId w16cid:paraId="22D01559" w16cid:durableId="4BFBC84D"/>
  <w16cid:commentId w16cid:paraId="0F65B2E4" w16cid:durableId="5FA05E4E"/>
  <w16cid:commentId w16cid:paraId="0E1D74A8" w16cid:durableId="1EC4DFB9"/>
  <w16cid:commentId w16cid:paraId="5A03A27B" w16cid:durableId="460AA71D"/>
  <w16cid:commentId w16cid:paraId="62A45138" w16cid:durableId="72AA3195"/>
  <w16cid:commentId w16cid:paraId="09E0CD78" w16cid:durableId="399FF77B"/>
  <w16cid:commentId w16cid:paraId="46EDD9F6" w16cid:durableId="6F238D41"/>
  <w16cid:commentId w16cid:paraId="30DC70ED" w16cid:durableId="530D51E4"/>
  <w16cid:commentId w16cid:paraId="0803B818" w16cid:durableId="2ED1FA04"/>
  <w16cid:commentId w16cid:paraId="165B97CA" w16cid:durableId="012DA9B7"/>
  <w16cid:commentId w16cid:paraId="7D70FE70" w16cid:durableId="3708F650"/>
  <w16cid:commentId w16cid:paraId="3649BB3C" w16cid:durableId="22DFE4C6"/>
  <w16cid:commentId w16cid:paraId="41453042" w16cid:durableId="3E51E3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harisSIL">
    <w:altName w:val="Times New Roman"/>
    <w:panose1 w:val="00000000000000000000"/>
    <w:charset w:val="00"/>
    <w:family w:val="roman"/>
    <w:notTrueType/>
    <w:pitch w:val="default"/>
    <w:sig w:usb0="00000003" w:usb1="00000000" w:usb2="00000000" w:usb3="00000000" w:csb0="00000001" w:csb1="00000000"/>
  </w:font>
  <w:font w:name="STIX-Regular">
    <w:altName w:val="Times New Roman"/>
    <w:panose1 w:val="00000000000000000000"/>
    <w:charset w:val="00"/>
    <w:family w:val="roman"/>
    <w:notTrueType/>
    <w:pitch w:val="default"/>
    <w:sig w:usb0="00000003" w:usb1="00000000" w:usb2="00000000" w:usb3="00000000" w:csb0="00000001" w:csb1="00000000"/>
  </w:font>
  <w:font w:name="AdvTT2cba4af3.B">
    <w:altName w:val="Times New Roman"/>
    <w:panose1 w:val="00000000000000000000"/>
    <w:charset w:val="00"/>
    <w:family w:val="roman"/>
    <w:notTrueType/>
    <w:pitch w:val="default"/>
    <w:sig w:usb0="00000003" w:usb1="00000000" w:usb2="00000000" w:usb3="00000000" w:csb0="00000001" w:csb1="00000000"/>
  </w:font>
  <w:font w:name="AdvTTec369687+20">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0000002"/>
    <w:multiLevelType w:val="multilevel"/>
    <w:tmpl w:val="00000002"/>
    <w:name w:val="WWNum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4FD67FF5"/>
    <w:multiLevelType w:val="hybridMultilevel"/>
    <w:tmpl w:val="72442D34"/>
    <w:lvl w:ilvl="0" w:tplc="0407000F">
      <w:start w:val="1"/>
      <w:numFmt w:val="decimal"/>
      <w:lvlText w:val="%1."/>
      <w:lvlJc w:val="left"/>
      <w:pPr>
        <w:tabs>
          <w:tab w:val="num" w:pos="720"/>
        </w:tabs>
        <w:ind w:left="720" w:hanging="360"/>
      </w:pPr>
      <w:rPr>
        <w:rFonts w:cs="Times New Roman"/>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714E17DB"/>
    <w:multiLevelType w:val="multilevel"/>
    <w:tmpl w:val="DE9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124337">
    <w:abstractNumId w:val="0"/>
  </w:num>
  <w:num w:numId="2" w16cid:durableId="1822893086">
    <w:abstractNumId w:val="1"/>
  </w:num>
  <w:num w:numId="3" w16cid:durableId="909732502">
    <w:abstractNumId w:val="3"/>
  </w:num>
  <w:num w:numId="4" w16cid:durableId="571456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anne">
    <w15:presenceInfo w15:providerId="None" w15:userId="Susanne"/>
  </w15:person>
  <w15:person w15:author="Steffen Oppel">
    <w15:presenceInfo w15:providerId="AD" w15:userId="S::steffen.oppel@vogelwarte.ch::e651edb2-1d85-4343-983c-37c3a469366e"/>
  </w15:person>
  <w15:person w15:author="Jaume Badia">
    <w15:presenceInfo w15:providerId="AD" w15:userId="S::jaume.badia@vogelwarte.ch::b7978c5b-4e2f-46a2-bd7a-8d9d44fb9c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55"/>
    <w:rsid w:val="00000BB4"/>
    <w:rsid w:val="00006BF8"/>
    <w:rsid w:val="0000725C"/>
    <w:rsid w:val="00007E11"/>
    <w:rsid w:val="00014D5E"/>
    <w:rsid w:val="00015AEB"/>
    <w:rsid w:val="0002420E"/>
    <w:rsid w:val="00024B7F"/>
    <w:rsid w:val="000311DD"/>
    <w:rsid w:val="00031A6E"/>
    <w:rsid w:val="00035F16"/>
    <w:rsid w:val="00047744"/>
    <w:rsid w:val="00050260"/>
    <w:rsid w:val="000504A5"/>
    <w:rsid w:val="000518BB"/>
    <w:rsid w:val="00052397"/>
    <w:rsid w:val="00054A46"/>
    <w:rsid w:val="0005749D"/>
    <w:rsid w:val="0006016B"/>
    <w:rsid w:val="000700A3"/>
    <w:rsid w:val="00071296"/>
    <w:rsid w:val="0007276E"/>
    <w:rsid w:val="00074562"/>
    <w:rsid w:val="0007724D"/>
    <w:rsid w:val="000810A5"/>
    <w:rsid w:val="000831FA"/>
    <w:rsid w:val="00084A5B"/>
    <w:rsid w:val="000907A5"/>
    <w:rsid w:val="00092321"/>
    <w:rsid w:val="00092CE3"/>
    <w:rsid w:val="00096DBA"/>
    <w:rsid w:val="00097027"/>
    <w:rsid w:val="000A25FC"/>
    <w:rsid w:val="000A3C18"/>
    <w:rsid w:val="000B2846"/>
    <w:rsid w:val="000B368F"/>
    <w:rsid w:val="000B3BAE"/>
    <w:rsid w:val="000B6355"/>
    <w:rsid w:val="000C0923"/>
    <w:rsid w:val="000C1611"/>
    <w:rsid w:val="000C2422"/>
    <w:rsid w:val="000C55F2"/>
    <w:rsid w:val="000C712F"/>
    <w:rsid w:val="000D10B9"/>
    <w:rsid w:val="000D2740"/>
    <w:rsid w:val="000D2E8E"/>
    <w:rsid w:val="000D77CD"/>
    <w:rsid w:val="000E0840"/>
    <w:rsid w:val="000E0A14"/>
    <w:rsid w:val="000E5246"/>
    <w:rsid w:val="000E61EE"/>
    <w:rsid w:val="000F07A2"/>
    <w:rsid w:val="001006F8"/>
    <w:rsid w:val="001008C2"/>
    <w:rsid w:val="00104A16"/>
    <w:rsid w:val="00105633"/>
    <w:rsid w:val="00107F8D"/>
    <w:rsid w:val="00114C74"/>
    <w:rsid w:val="00117238"/>
    <w:rsid w:val="00125857"/>
    <w:rsid w:val="0012747C"/>
    <w:rsid w:val="00130C80"/>
    <w:rsid w:val="001366DC"/>
    <w:rsid w:val="00141876"/>
    <w:rsid w:val="00141F4B"/>
    <w:rsid w:val="0014207D"/>
    <w:rsid w:val="00145C0A"/>
    <w:rsid w:val="00161287"/>
    <w:rsid w:val="0016436E"/>
    <w:rsid w:val="00165151"/>
    <w:rsid w:val="00166F7E"/>
    <w:rsid w:val="00167952"/>
    <w:rsid w:val="00170098"/>
    <w:rsid w:val="001715DA"/>
    <w:rsid w:val="001817EA"/>
    <w:rsid w:val="00182EAC"/>
    <w:rsid w:val="00186A03"/>
    <w:rsid w:val="0018710E"/>
    <w:rsid w:val="00193AD3"/>
    <w:rsid w:val="001977A3"/>
    <w:rsid w:val="001B011F"/>
    <w:rsid w:val="001B0B23"/>
    <w:rsid w:val="001B0D71"/>
    <w:rsid w:val="001B163E"/>
    <w:rsid w:val="001B3402"/>
    <w:rsid w:val="001B7643"/>
    <w:rsid w:val="001C05FF"/>
    <w:rsid w:val="001C2A37"/>
    <w:rsid w:val="001D1805"/>
    <w:rsid w:val="001D3759"/>
    <w:rsid w:val="001E39C4"/>
    <w:rsid w:val="001E76EA"/>
    <w:rsid w:val="001F03D9"/>
    <w:rsid w:val="001F040B"/>
    <w:rsid w:val="001F11A2"/>
    <w:rsid w:val="001F3E33"/>
    <w:rsid w:val="001F7344"/>
    <w:rsid w:val="001F74F7"/>
    <w:rsid w:val="001F7B7B"/>
    <w:rsid w:val="00200DA8"/>
    <w:rsid w:val="00203B29"/>
    <w:rsid w:val="00205401"/>
    <w:rsid w:val="00207C16"/>
    <w:rsid w:val="00210578"/>
    <w:rsid w:val="0021354E"/>
    <w:rsid w:val="002212BE"/>
    <w:rsid w:val="00222731"/>
    <w:rsid w:val="00225E84"/>
    <w:rsid w:val="00232530"/>
    <w:rsid w:val="00232DB4"/>
    <w:rsid w:val="00234CD2"/>
    <w:rsid w:val="002361FC"/>
    <w:rsid w:val="00236C3A"/>
    <w:rsid w:val="00237191"/>
    <w:rsid w:val="002379A1"/>
    <w:rsid w:val="00245CC4"/>
    <w:rsid w:val="00246066"/>
    <w:rsid w:val="00247A91"/>
    <w:rsid w:val="00252D3D"/>
    <w:rsid w:val="002610C8"/>
    <w:rsid w:val="002628FB"/>
    <w:rsid w:val="0027144F"/>
    <w:rsid w:val="00271B57"/>
    <w:rsid w:val="0027347B"/>
    <w:rsid w:val="00286B25"/>
    <w:rsid w:val="00294D34"/>
    <w:rsid w:val="002A1D27"/>
    <w:rsid w:val="002A5212"/>
    <w:rsid w:val="002A7B9E"/>
    <w:rsid w:val="002B2C67"/>
    <w:rsid w:val="002B5E67"/>
    <w:rsid w:val="002B7624"/>
    <w:rsid w:val="002C0998"/>
    <w:rsid w:val="002C456A"/>
    <w:rsid w:val="002C6087"/>
    <w:rsid w:val="002D1BFD"/>
    <w:rsid w:val="002D4A21"/>
    <w:rsid w:val="002D5B30"/>
    <w:rsid w:val="002D7056"/>
    <w:rsid w:val="002D7693"/>
    <w:rsid w:val="002E222B"/>
    <w:rsid w:val="002E4089"/>
    <w:rsid w:val="002E7CE2"/>
    <w:rsid w:val="002F269F"/>
    <w:rsid w:val="002F60D4"/>
    <w:rsid w:val="00302058"/>
    <w:rsid w:val="003161F9"/>
    <w:rsid w:val="00317154"/>
    <w:rsid w:val="003267A8"/>
    <w:rsid w:val="00326CB0"/>
    <w:rsid w:val="00330C77"/>
    <w:rsid w:val="003333D1"/>
    <w:rsid w:val="00334284"/>
    <w:rsid w:val="00335CC8"/>
    <w:rsid w:val="00341E99"/>
    <w:rsid w:val="00347646"/>
    <w:rsid w:val="00353655"/>
    <w:rsid w:val="003570F6"/>
    <w:rsid w:val="00363661"/>
    <w:rsid w:val="00364FB3"/>
    <w:rsid w:val="00375EB4"/>
    <w:rsid w:val="00376E6D"/>
    <w:rsid w:val="003825A3"/>
    <w:rsid w:val="003838B1"/>
    <w:rsid w:val="003855F6"/>
    <w:rsid w:val="00391AB0"/>
    <w:rsid w:val="00397F0D"/>
    <w:rsid w:val="003A24AA"/>
    <w:rsid w:val="003A54CA"/>
    <w:rsid w:val="003B7205"/>
    <w:rsid w:val="003D212D"/>
    <w:rsid w:val="003D26F9"/>
    <w:rsid w:val="003D544D"/>
    <w:rsid w:val="003E0A90"/>
    <w:rsid w:val="003E0ADB"/>
    <w:rsid w:val="003E425A"/>
    <w:rsid w:val="003E513E"/>
    <w:rsid w:val="003F095D"/>
    <w:rsid w:val="003F23F8"/>
    <w:rsid w:val="003F370C"/>
    <w:rsid w:val="003F4FCF"/>
    <w:rsid w:val="003F6D43"/>
    <w:rsid w:val="00400CF8"/>
    <w:rsid w:val="00401E43"/>
    <w:rsid w:val="004020A2"/>
    <w:rsid w:val="00421D75"/>
    <w:rsid w:val="00421F4D"/>
    <w:rsid w:val="0042361D"/>
    <w:rsid w:val="00423A54"/>
    <w:rsid w:val="00427CA9"/>
    <w:rsid w:val="0043175E"/>
    <w:rsid w:val="00431830"/>
    <w:rsid w:val="004354C7"/>
    <w:rsid w:val="00437677"/>
    <w:rsid w:val="004376CB"/>
    <w:rsid w:val="00440D62"/>
    <w:rsid w:val="00441669"/>
    <w:rsid w:val="004421DC"/>
    <w:rsid w:val="00445CE8"/>
    <w:rsid w:val="00452BEF"/>
    <w:rsid w:val="004610C1"/>
    <w:rsid w:val="00461DBD"/>
    <w:rsid w:val="00462079"/>
    <w:rsid w:val="004646B7"/>
    <w:rsid w:val="00476F28"/>
    <w:rsid w:val="00484A66"/>
    <w:rsid w:val="004871CA"/>
    <w:rsid w:val="00492096"/>
    <w:rsid w:val="004930C7"/>
    <w:rsid w:val="00493D37"/>
    <w:rsid w:val="004A377E"/>
    <w:rsid w:val="004A3EBC"/>
    <w:rsid w:val="004A68D4"/>
    <w:rsid w:val="004A7A88"/>
    <w:rsid w:val="004B65FD"/>
    <w:rsid w:val="004B7525"/>
    <w:rsid w:val="004C11BC"/>
    <w:rsid w:val="004C2D3A"/>
    <w:rsid w:val="004D000A"/>
    <w:rsid w:val="004D7005"/>
    <w:rsid w:val="004D7BF9"/>
    <w:rsid w:val="004E0BB9"/>
    <w:rsid w:val="004E1523"/>
    <w:rsid w:val="004E1693"/>
    <w:rsid w:val="004E3434"/>
    <w:rsid w:val="004E6B90"/>
    <w:rsid w:val="004F4E55"/>
    <w:rsid w:val="004F61A2"/>
    <w:rsid w:val="004F7134"/>
    <w:rsid w:val="00502229"/>
    <w:rsid w:val="0050558D"/>
    <w:rsid w:val="00506CCE"/>
    <w:rsid w:val="00510093"/>
    <w:rsid w:val="005120DA"/>
    <w:rsid w:val="005126FD"/>
    <w:rsid w:val="0051283A"/>
    <w:rsid w:val="00515340"/>
    <w:rsid w:val="00515CF4"/>
    <w:rsid w:val="00515FB0"/>
    <w:rsid w:val="00516388"/>
    <w:rsid w:val="005249E4"/>
    <w:rsid w:val="00530D5F"/>
    <w:rsid w:val="00540F9B"/>
    <w:rsid w:val="005450D8"/>
    <w:rsid w:val="005531B4"/>
    <w:rsid w:val="0055340A"/>
    <w:rsid w:val="005564DC"/>
    <w:rsid w:val="00557406"/>
    <w:rsid w:val="00561FC7"/>
    <w:rsid w:val="00563A68"/>
    <w:rsid w:val="00563EE5"/>
    <w:rsid w:val="005660BA"/>
    <w:rsid w:val="0056627E"/>
    <w:rsid w:val="005677D6"/>
    <w:rsid w:val="0057022D"/>
    <w:rsid w:val="00571C37"/>
    <w:rsid w:val="005723DE"/>
    <w:rsid w:val="00572A94"/>
    <w:rsid w:val="005735DD"/>
    <w:rsid w:val="00574CAD"/>
    <w:rsid w:val="00576614"/>
    <w:rsid w:val="00584F50"/>
    <w:rsid w:val="005A1D4C"/>
    <w:rsid w:val="005A3478"/>
    <w:rsid w:val="005B5F22"/>
    <w:rsid w:val="005B7C82"/>
    <w:rsid w:val="005C19F5"/>
    <w:rsid w:val="005C7474"/>
    <w:rsid w:val="005D6C24"/>
    <w:rsid w:val="005E282D"/>
    <w:rsid w:val="005F05E1"/>
    <w:rsid w:val="005F2D5C"/>
    <w:rsid w:val="005F7DDE"/>
    <w:rsid w:val="00600EBC"/>
    <w:rsid w:val="00602EFC"/>
    <w:rsid w:val="00614957"/>
    <w:rsid w:val="00614B5D"/>
    <w:rsid w:val="00621FCC"/>
    <w:rsid w:val="00625E1B"/>
    <w:rsid w:val="00627FE8"/>
    <w:rsid w:val="006325D6"/>
    <w:rsid w:val="00637202"/>
    <w:rsid w:val="00642A63"/>
    <w:rsid w:val="00642C0C"/>
    <w:rsid w:val="006511AF"/>
    <w:rsid w:val="00651744"/>
    <w:rsid w:val="00651D15"/>
    <w:rsid w:val="00652B8A"/>
    <w:rsid w:val="00653CB9"/>
    <w:rsid w:val="00657104"/>
    <w:rsid w:val="00673792"/>
    <w:rsid w:val="0068452E"/>
    <w:rsid w:val="00692C46"/>
    <w:rsid w:val="006944C8"/>
    <w:rsid w:val="006A5E03"/>
    <w:rsid w:val="006A5F08"/>
    <w:rsid w:val="006A7518"/>
    <w:rsid w:val="006B34F8"/>
    <w:rsid w:val="006B35C5"/>
    <w:rsid w:val="006B5B9C"/>
    <w:rsid w:val="006B7AD6"/>
    <w:rsid w:val="006C28BB"/>
    <w:rsid w:val="006C2FBB"/>
    <w:rsid w:val="006C3168"/>
    <w:rsid w:val="006C77A5"/>
    <w:rsid w:val="006D5610"/>
    <w:rsid w:val="006D5F28"/>
    <w:rsid w:val="006D64D0"/>
    <w:rsid w:val="006D6AFF"/>
    <w:rsid w:val="006D7171"/>
    <w:rsid w:val="006E194C"/>
    <w:rsid w:val="006E434E"/>
    <w:rsid w:val="006E4FC3"/>
    <w:rsid w:val="006E7007"/>
    <w:rsid w:val="006F2B32"/>
    <w:rsid w:val="006F442D"/>
    <w:rsid w:val="006F583C"/>
    <w:rsid w:val="006F73E7"/>
    <w:rsid w:val="007024CF"/>
    <w:rsid w:val="007040DC"/>
    <w:rsid w:val="00705536"/>
    <w:rsid w:val="007158A5"/>
    <w:rsid w:val="007160CE"/>
    <w:rsid w:val="00717647"/>
    <w:rsid w:val="00726B71"/>
    <w:rsid w:val="00732C82"/>
    <w:rsid w:val="00732CAE"/>
    <w:rsid w:val="007378F2"/>
    <w:rsid w:val="007404D0"/>
    <w:rsid w:val="007404F3"/>
    <w:rsid w:val="00750009"/>
    <w:rsid w:val="007501ED"/>
    <w:rsid w:val="00761EDC"/>
    <w:rsid w:val="00762129"/>
    <w:rsid w:val="00762185"/>
    <w:rsid w:val="00765E85"/>
    <w:rsid w:val="00774714"/>
    <w:rsid w:val="0077754B"/>
    <w:rsid w:val="00780216"/>
    <w:rsid w:val="00795039"/>
    <w:rsid w:val="0079671A"/>
    <w:rsid w:val="007A457F"/>
    <w:rsid w:val="007A7367"/>
    <w:rsid w:val="007A767D"/>
    <w:rsid w:val="007B61DE"/>
    <w:rsid w:val="007B61E9"/>
    <w:rsid w:val="007C1490"/>
    <w:rsid w:val="007C1CAE"/>
    <w:rsid w:val="007C33CB"/>
    <w:rsid w:val="007D0980"/>
    <w:rsid w:val="007D124A"/>
    <w:rsid w:val="007D2765"/>
    <w:rsid w:val="007F41DD"/>
    <w:rsid w:val="007F7F64"/>
    <w:rsid w:val="00801653"/>
    <w:rsid w:val="00801746"/>
    <w:rsid w:val="00803828"/>
    <w:rsid w:val="00803E2B"/>
    <w:rsid w:val="008102D9"/>
    <w:rsid w:val="00811708"/>
    <w:rsid w:val="00811DC6"/>
    <w:rsid w:val="00821FEC"/>
    <w:rsid w:val="00824855"/>
    <w:rsid w:val="00833B12"/>
    <w:rsid w:val="008353C7"/>
    <w:rsid w:val="00835B4D"/>
    <w:rsid w:val="00835D4B"/>
    <w:rsid w:val="00841EC7"/>
    <w:rsid w:val="008452F9"/>
    <w:rsid w:val="0084666D"/>
    <w:rsid w:val="00852714"/>
    <w:rsid w:val="00853525"/>
    <w:rsid w:val="008556C0"/>
    <w:rsid w:val="00855BD9"/>
    <w:rsid w:val="00857FB2"/>
    <w:rsid w:val="00865734"/>
    <w:rsid w:val="00866172"/>
    <w:rsid w:val="008674BC"/>
    <w:rsid w:val="008764B7"/>
    <w:rsid w:val="00883B1A"/>
    <w:rsid w:val="008860EC"/>
    <w:rsid w:val="0088611A"/>
    <w:rsid w:val="00886A02"/>
    <w:rsid w:val="00893207"/>
    <w:rsid w:val="00893493"/>
    <w:rsid w:val="0089518E"/>
    <w:rsid w:val="008967EF"/>
    <w:rsid w:val="008A2617"/>
    <w:rsid w:val="008A7997"/>
    <w:rsid w:val="008B16EB"/>
    <w:rsid w:val="008B17B3"/>
    <w:rsid w:val="008B26CA"/>
    <w:rsid w:val="008B3BAE"/>
    <w:rsid w:val="008B6111"/>
    <w:rsid w:val="008B6717"/>
    <w:rsid w:val="008C0CBF"/>
    <w:rsid w:val="008C5138"/>
    <w:rsid w:val="008C7E74"/>
    <w:rsid w:val="008D1A97"/>
    <w:rsid w:val="008D3795"/>
    <w:rsid w:val="008D747F"/>
    <w:rsid w:val="008E16D4"/>
    <w:rsid w:val="008E630B"/>
    <w:rsid w:val="008E6502"/>
    <w:rsid w:val="008F1C50"/>
    <w:rsid w:val="008F36C2"/>
    <w:rsid w:val="008F499A"/>
    <w:rsid w:val="008F7F01"/>
    <w:rsid w:val="00904CC4"/>
    <w:rsid w:val="00907F5A"/>
    <w:rsid w:val="0091099A"/>
    <w:rsid w:val="0091684E"/>
    <w:rsid w:val="009228BA"/>
    <w:rsid w:val="00923CFE"/>
    <w:rsid w:val="00924770"/>
    <w:rsid w:val="009260C0"/>
    <w:rsid w:val="00926B7A"/>
    <w:rsid w:val="009317CE"/>
    <w:rsid w:val="00931C8A"/>
    <w:rsid w:val="00943C32"/>
    <w:rsid w:val="00953F9F"/>
    <w:rsid w:val="00955312"/>
    <w:rsid w:val="00955704"/>
    <w:rsid w:val="009576D5"/>
    <w:rsid w:val="00963E05"/>
    <w:rsid w:val="00965624"/>
    <w:rsid w:val="00985667"/>
    <w:rsid w:val="00987A26"/>
    <w:rsid w:val="00997437"/>
    <w:rsid w:val="009A4984"/>
    <w:rsid w:val="009A515B"/>
    <w:rsid w:val="009A5B0D"/>
    <w:rsid w:val="009B017A"/>
    <w:rsid w:val="009B71BF"/>
    <w:rsid w:val="009B7B8B"/>
    <w:rsid w:val="009B7EC5"/>
    <w:rsid w:val="009C3DFC"/>
    <w:rsid w:val="009D4968"/>
    <w:rsid w:val="009D499A"/>
    <w:rsid w:val="009D5045"/>
    <w:rsid w:val="009D57C9"/>
    <w:rsid w:val="009E027E"/>
    <w:rsid w:val="009E32D6"/>
    <w:rsid w:val="009E34A5"/>
    <w:rsid w:val="00A01BC1"/>
    <w:rsid w:val="00A02C4C"/>
    <w:rsid w:val="00A03374"/>
    <w:rsid w:val="00A0583D"/>
    <w:rsid w:val="00A10CB7"/>
    <w:rsid w:val="00A11549"/>
    <w:rsid w:val="00A129D7"/>
    <w:rsid w:val="00A16D51"/>
    <w:rsid w:val="00A21816"/>
    <w:rsid w:val="00A21BD1"/>
    <w:rsid w:val="00A22D30"/>
    <w:rsid w:val="00A24BC7"/>
    <w:rsid w:val="00A25E63"/>
    <w:rsid w:val="00A27E14"/>
    <w:rsid w:val="00A337FD"/>
    <w:rsid w:val="00A42399"/>
    <w:rsid w:val="00A44FAB"/>
    <w:rsid w:val="00A46572"/>
    <w:rsid w:val="00A46AB9"/>
    <w:rsid w:val="00A47858"/>
    <w:rsid w:val="00A479F9"/>
    <w:rsid w:val="00A5014A"/>
    <w:rsid w:val="00A52DB7"/>
    <w:rsid w:val="00A61B2B"/>
    <w:rsid w:val="00A634E5"/>
    <w:rsid w:val="00A676DE"/>
    <w:rsid w:val="00A71758"/>
    <w:rsid w:val="00A810D1"/>
    <w:rsid w:val="00A81179"/>
    <w:rsid w:val="00A81A85"/>
    <w:rsid w:val="00A83904"/>
    <w:rsid w:val="00A879D4"/>
    <w:rsid w:val="00A912CA"/>
    <w:rsid w:val="00A93301"/>
    <w:rsid w:val="00A95F2E"/>
    <w:rsid w:val="00AA0D50"/>
    <w:rsid w:val="00AA4C52"/>
    <w:rsid w:val="00AA661B"/>
    <w:rsid w:val="00AA76A1"/>
    <w:rsid w:val="00AA7763"/>
    <w:rsid w:val="00AB1937"/>
    <w:rsid w:val="00AB61E0"/>
    <w:rsid w:val="00AC174F"/>
    <w:rsid w:val="00AD209D"/>
    <w:rsid w:val="00AD3F4D"/>
    <w:rsid w:val="00AD70B9"/>
    <w:rsid w:val="00AD7B18"/>
    <w:rsid w:val="00AE0957"/>
    <w:rsid w:val="00AE205C"/>
    <w:rsid w:val="00AF1D39"/>
    <w:rsid w:val="00AF60F5"/>
    <w:rsid w:val="00AF731A"/>
    <w:rsid w:val="00B004FA"/>
    <w:rsid w:val="00B01A48"/>
    <w:rsid w:val="00B02FBC"/>
    <w:rsid w:val="00B05B42"/>
    <w:rsid w:val="00B10465"/>
    <w:rsid w:val="00B11D71"/>
    <w:rsid w:val="00B1322C"/>
    <w:rsid w:val="00B13C4B"/>
    <w:rsid w:val="00B15E8D"/>
    <w:rsid w:val="00B16F05"/>
    <w:rsid w:val="00B22080"/>
    <w:rsid w:val="00B23A9B"/>
    <w:rsid w:val="00B417DE"/>
    <w:rsid w:val="00B43E09"/>
    <w:rsid w:val="00B460B2"/>
    <w:rsid w:val="00B50708"/>
    <w:rsid w:val="00B51D84"/>
    <w:rsid w:val="00B67689"/>
    <w:rsid w:val="00B67E99"/>
    <w:rsid w:val="00B70795"/>
    <w:rsid w:val="00B71E8E"/>
    <w:rsid w:val="00B83D62"/>
    <w:rsid w:val="00B90564"/>
    <w:rsid w:val="00B9057E"/>
    <w:rsid w:val="00B93BD3"/>
    <w:rsid w:val="00B93FA5"/>
    <w:rsid w:val="00B948B1"/>
    <w:rsid w:val="00BA17B6"/>
    <w:rsid w:val="00BA2488"/>
    <w:rsid w:val="00BA467B"/>
    <w:rsid w:val="00BA7AFD"/>
    <w:rsid w:val="00BB1AA9"/>
    <w:rsid w:val="00BB2DA6"/>
    <w:rsid w:val="00BB3E39"/>
    <w:rsid w:val="00BD3590"/>
    <w:rsid w:val="00BD4DAE"/>
    <w:rsid w:val="00BE2A87"/>
    <w:rsid w:val="00BF18B5"/>
    <w:rsid w:val="00BF1999"/>
    <w:rsid w:val="00BF2410"/>
    <w:rsid w:val="00BF3C7D"/>
    <w:rsid w:val="00C01DA7"/>
    <w:rsid w:val="00C031BD"/>
    <w:rsid w:val="00C032AC"/>
    <w:rsid w:val="00C078E1"/>
    <w:rsid w:val="00C1768D"/>
    <w:rsid w:val="00C23EBF"/>
    <w:rsid w:val="00C26262"/>
    <w:rsid w:val="00C326E9"/>
    <w:rsid w:val="00C33745"/>
    <w:rsid w:val="00C40723"/>
    <w:rsid w:val="00C4121E"/>
    <w:rsid w:val="00C421D6"/>
    <w:rsid w:val="00C43BFB"/>
    <w:rsid w:val="00C50C9F"/>
    <w:rsid w:val="00C52658"/>
    <w:rsid w:val="00C53702"/>
    <w:rsid w:val="00C53B6F"/>
    <w:rsid w:val="00C553C2"/>
    <w:rsid w:val="00C55B7A"/>
    <w:rsid w:val="00C562FC"/>
    <w:rsid w:val="00C5688A"/>
    <w:rsid w:val="00C57580"/>
    <w:rsid w:val="00C57B45"/>
    <w:rsid w:val="00C604BA"/>
    <w:rsid w:val="00C61021"/>
    <w:rsid w:val="00C65AA0"/>
    <w:rsid w:val="00C677A2"/>
    <w:rsid w:val="00C67D0E"/>
    <w:rsid w:val="00C721CC"/>
    <w:rsid w:val="00C7493F"/>
    <w:rsid w:val="00C74DDA"/>
    <w:rsid w:val="00C820E3"/>
    <w:rsid w:val="00C8293F"/>
    <w:rsid w:val="00C8300C"/>
    <w:rsid w:val="00C83C1E"/>
    <w:rsid w:val="00C857CC"/>
    <w:rsid w:val="00C87BD9"/>
    <w:rsid w:val="00C91319"/>
    <w:rsid w:val="00CA442B"/>
    <w:rsid w:val="00CB3F0E"/>
    <w:rsid w:val="00CB40C4"/>
    <w:rsid w:val="00CB5E29"/>
    <w:rsid w:val="00CB714F"/>
    <w:rsid w:val="00CC3BD5"/>
    <w:rsid w:val="00CE2A83"/>
    <w:rsid w:val="00CE42BF"/>
    <w:rsid w:val="00CE5E62"/>
    <w:rsid w:val="00CF033C"/>
    <w:rsid w:val="00CF528D"/>
    <w:rsid w:val="00CF7E86"/>
    <w:rsid w:val="00D05C0D"/>
    <w:rsid w:val="00D06283"/>
    <w:rsid w:val="00D078F1"/>
    <w:rsid w:val="00D10901"/>
    <w:rsid w:val="00D11F53"/>
    <w:rsid w:val="00D30AEB"/>
    <w:rsid w:val="00D31597"/>
    <w:rsid w:val="00D328EA"/>
    <w:rsid w:val="00D358B6"/>
    <w:rsid w:val="00D43AC4"/>
    <w:rsid w:val="00D46590"/>
    <w:rsid w:val="00D470D3"/>
    <w:rsid w:val="00D4777B"/>
    <w:rsid w:val="00D47CBD"/>
    <w:rsid w:val="00D66C4F"/>
    <w:rsid w:val="00D70481"/>
    <w:rsid w:val="00D73E2D"/>
    <w:rsid w:val="00D769FE"/>
    <w:rsid w:val="00D865F0"/>
    <w:rsid w:val="00D90F91"/>
    <w:rsid w:val="00D91A6F"/>
    <w:rsid w:val="00D9336D"/>
    <w:rsid w:val="00D960A7"/>
    <w:rsid w:val="00D96896"/>
    <w:rsid w:val="00DA0BBA"/>
    <w:rsid w:val="00DA3346"/>
    <w:rsid w:val="00DA34F6"/>
    <w:rsid w:val="00DA544E"/>
    <w:rsid w:val="00DA6C39"/>
    <w:rsid w:val="00DB3049"/>
    <w:rsid w:val="00DC2CC0"/>
    <w:rsid w:val="00DC2ED9"/>
    <w:rsid w:val="00DC3E0C"/>
    <w:rsid w:val="00DC4395"/>
    <w:rsid w:val="00DD0225"/>
    <w:rsid w:val="00DD4B0B"/>
    <w:rsid w:val="00DD52F1"/>
    <w:rsid w:val="00DE40E6"/>
    <w:rsid w:val="00DE5A79"/>
    <w:rsid w:val="00E03610"/>
    <w:rsid w:val="00E10F0E"/>
    <w:rsid w:val="00E120D9"/>
    <w:rsid w:val="00E12144"/>
    <w:rsid w:val="00E12E4D"/>
    <w:rsid w:val="00E13958"/>
    <w:rsid w:val="00E17214"/>
    <w:rsid w:val="00E176A8"/>
    <w:rsid w:val="00E20798"/>
    <w:rsid w:val="00E22503"/>
    <w:rsid w:val="00E23E87"/>
    <w:rsid w:val="00E245DA"/>
    <w:rsid w:val="00E25800"/>
    <w:rsid w:val="00E309AE"/>
    <w:rsid w:val="00E32E6C"/>
    <w:rsid w:val="00E3366F"/>
    <w:rsid w:val="00E40212"/>
    <w:rsid w:val="00E419AE"/>
    <w:rsid w:val="00E41EDE"/>
    <w:rsid w:val="00E430FA"/>
    <w:rsid w:val="00E462D4"/>
    <w:rsid w:val="00E51366"/>
    <w:rsid w:val="00E52B76"/>
    <w:rsid w:val="00E54107"/>
    <w:rsid w:val="00E5722E"/>
    <w:rsid w:val="00E57F14"/>
    <w:rsid w:val="00E6145A"/>
    <w:rsid w:val="00E67B44"/>
    <w:rsid w:val="00E73CCE"/>
    <w:rsid w:val="00E75B6C"/>
    <w:rsid w:val="00E8029F"/>
    <w:rsid w:val="00E82D49"/>
    <w:rsid w:val="00E85C00"/>
    <w:rsid w:val="00E9497B"/>
    <w:rsid w:val="00E96D47"/>
    <w:rsid w:val="00EA1001"/>
    <w:rsid w:val="00EA11CD"/>
    <w:rsid w:val="00EB0B88"/>
    <w:rsid w:val="00EB158B"/>
    <w:rsid w:val="00EB2470"/>
    <w:rsid w:val="00EC0012"/>
    <w:rsid w:val="00EC062F"/>
    <w:rsid w:val="00EC3D6A"/>
    <w:rsid w:val="00ED164C"/>
    <w:rsid w:val="00ED23E8"/>
    <w:rsid w:val="00ED34AD"/>
    <w:rsid w:val="00ED3521"/>
    <w:rsid w:val="00ED57DB"/>
    <w:rsid w:val="00ED5E97"/>
    <w:rsid w:val="00EE1DBB"/>
    <w:rsid w:val="00EF0014"/>
    <w:rsid w:val="00EF1E9B"/>
    <w:rsid w:val="00EF47F7"/>
    <w:rsid w:val="00EF4A52"/>
    <w:rsid w:val="00EF6025"/>
    <w:rsid w:val="00F13CB0"/>
    <w:rsid w:val="00F15403"/>
    <w:rsid w:val="00F15787"/>
    <w:rsid w:val="00F27E26"/>
    <w:rsid w:val="00F311DD"/>
    <w:rsid w:val="00F33C7B"/>
    <w:rsid w:val="00F35102"/>
    <w:rsid w:val="00F35522"/>
    <w:rsid w:val="00F4006E"/>
    <w:rsid w:val="00F41315"/>
    <w:rsid w:val="00F43083"/>
    <w:rsid w:val="00F507F7"/>
    <w:rsid w:val="00F54A4C"/>
    <w:rsid w:val="00F712F6"/>
    <w:rsid w:val="00F72D36"/>
    <w:rsid w:val="00F74EA3"/>
    <w:rsid w:val="00F76BE7"/>
    <w:rsid w:val="00F802ED"/>
    <w:rsid w:val="00F83F11"/>
    <w:rsid w:val="00F86C6D"/>
    <w:rsid w:val="00F8753F"/>
    <w:rsid w:val="00F90601"/>
    <w:rsid w:val="00F92F0E"/>
    <w:rsid w:val="00F94AE3"/>
    <w:rsid w:val="00F96991"/>
    <w:rsid w:val="00FA0743"/>
    <w:rsid w:val="00FA11E4"/>
    <w:rsid w:val="00FA2911"/>
    <w:rsid w:val="00FB43CD"/>
    <w:rsid w:val="00FC43AE"/>
    <w:rsid w:val="00FD615A"/>
    <w:rsid w:val="00FD6EDF"/>
    <w:rsid w:val="00FE01F7"/>
    <w:rsid w:val="00FE2767"/>
    <w:rsid w:val="00FE3522"/>
    <w:rsid w:val="00FE6F85"/>
    <w:rsid w:val="00FE7496"/>
    <w:rsid w:val="00FF2552"/>
    <w:rsid w:val="00FF2854"/>
    <w:rsid w:val="00FF70D0"/>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7D2AA3"/>
  <w15:docId w15:val="{281CDFBD-C54F-4770-8163-EA4A3EA03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42"/>
    <w:pPr>
      <w:suppressAutoHyphens/>
      <w:spacing w:after="160" w:line="276" w:lineRule="auto"/>
    </w:pPr>
    <w:rPr>
      <w:rFonts w:ascii="Aptos" w:hAnsi="Aptos"/>
      <w:kern w:val="1"/>
      <w:sz w:val="24"/>
      <w:szCs w:val="24"/>
      <w:lang w:val="en-US" w:eastAsia="ar-SA"/>
    </w:rPr>
  </w:style>
  <w:style w:type="paragraph" w:styleId="Heading1">
    <w:name w:val="heading 1"/>
    <w:basedOn w:val="Normal"/>
    <w:next w:val="BodyText"/>
    <w:link w:val="Heading1Char"/>
    <w:uiPriority w:val="99"/>
    <w:qFormat/>
    <w:rsid w:val="00B05B42"/>
    <w:pPr>
      <w:numPr>
        <w:numId w:val="1"/>
      </w:numPr>
      <w:spacing w:before="100" w:after="100" w:line="100" w:lineRule="atLeast"/>
      <w:outlineLvl w:val="0"/>
    </w:pPr>
    <w:rPr>
      <w:rFonts w:ascii="Times New Roman" w:hAnsi="Times New Roman"/>
      <w:b/>
      <w:bCs/>
      <w:sz w:val="48"/>
      <w:szCs w:val="4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05B42"/>
    <w:rPr>
      <w:rFonts w:ascii="Cambria" w:hAnsi="Cambria" w:cs="Times New Roman"/>
      <w:b/>
      <w:kern w:val="1"/>
      <w:sz w:val="32"/>
      <w:lang w:val="en-US"/>
    </w:rPr>
  </w:style>
  <w:style w:type="character" w:styleId="CommentReference">
    <w:name w:val="annotation reference"/>
    <w:basedOn w:val="DefaultParagraphFont"/>
    <w:uiPriority w:val="99"/>
    <w:rsid w:val="00B05B42"/>
    <w:rPr>
      <w:rFonts w:cs="Times New Roman"/>
      <w:sz w:val="16"/>
    </w:rPr>
  </w:style>
  <w:style w:type="character" w:customStyle="1" w:styleId="CommentTextChar">
    <w:name w:val="Comment Text Char"/>
    <w:uiPriority w:val="99"/>
    <w:rsid w:val="00B05B42"/>
    <w:rPr>
      <w:sz w:val="20"/>
    </w:rPr>
  </w:style>
  <w:style w:type="character" w:customStyle="1" w:styleId="CommentSubjectChar">
    <w:name w:val="Comment Subject Char"/>
    <w:uiPriority w:val="99"/>
    <w:rsid w:val="00B05B42"/>
    <w:rPr>
      <w:b/>
      <w:sz w:val="20"/>
    </w:rPr>
  </w:style>
  <w:style w:type="character" w:customStyle="1" w:styleId="BalloonTextChar">
    <w:name w:val="Balloon Text Char"/>
    <w:uiPriority w:val="99"/>
    <w:rsid w:val="00B05B42"/>
    <w:rPr>
      <w:rFonts w:ascii="Times New Roman" w:hAnsi="Times New Roman"/>
      <w:kern w:val="1"/>
      <w:sz w:val="2"/>
      <w:lang w:val="en-US"/>
    </w:rPr>
  </w:style>
  <w:style w:type="character" w:customStyle="1" w:styleId="wixui-rich-texttext">
    <w:name w:val="wixui-rich-text__text"/>
    <w:uiPriority w:val="99"/>
    <w:rsid w:val="00B05B42"/>
  </w:style>
  <w:style w:type="character" w:customStyle="1" w:styleId="color42wixui-rich-texttext">
    <w:name w:val="color_42 wixui-rich-text__text"/>
    <w:uiPriority w:val="99"/>
    <w:rsid w:val="00B05B42"/>
  </w:style>
  <w:style w:type="character" w:customStyle="1" w:styleId="details-value">
    <w:name w:val="details-value"/>
    <w:uiPriority w:val="99"/>
    <w:rsid w:val="00B05B42"/>
  </w:style>
  <w:style w:type="character" w:styleId="Hyperlink">
    <w:name w:val="Hyperlink"/>
    <w:basedOn w:val="DefaultParagraphFont"/>
    <w:uiPriority w:val="99"/>
    <w:rsid w:val="00B05B42"/>
    <w:rPr>
      <w:rFonts w:cs="Times New Roman"/>
      <w:color w:val="0000FF"/>
      <w:u w:val="single"/>
    </w:rPr>
  </w:style>
  <w:style w:type="character" w:customStyle="1" w:styleId="HTMLPreformattedChar">
    <w:name w:val="HTML Preformatted Char"/>
    <w:uiPriority w:val="99"/>
    <w:rsid w:val="00B05B42"/>
    <w:rPr>
      <w:rFonts w:ascii="Courier New" w:hAnsi="Courier New"/>
      <w:color w:val="000000"/>
      <w:lang w:val="de-DE"/>
    </w:rPr>
  </w:style>
  <w:style w:type="character" w:customStyle="1" w:styleId="fontstyle01">
    <w:name w:val="fontstyle01"/>
    <w:uiPriority w:val="99"/>
    <w:rsid w:val="00B05B42"/>
    <w:rPr>
      <w:rFonts w:ascii="CharisSIL" w:hAnsi="CharisSIL"/>
      <w:color w:val="2196D1"/>
      <w:sz w:val="14"/>
    </w:rPr>
  </w:style>
  <w:style w:type="character" w:customStyle="1" w:styleId="fontstyle21">
    <w:name w:val="fontstyle21"/>
    <w:uiPriority w:val="99"/>
    <w:rsid w:val="00B05B42"/>
    <w:rPr>
      <w:rFonts w:ascii="STIX-Regular" w:hAnsi="STIX-Regular"/>
      <w:color w:val="2196D1"/>
      <w:sz w:val="14"/>
    </w:rPr>
  </w:style>
  <w:style w:type="character" w:customStyle="1" w:styleId="fontstyle31">
    <w:name w:val="fontstyle31"/>
    <w:uiPriority w:val="99"/>
    <w:rsid w:val="00B05B42"/>
    <w:rPr>
      <w:rFonts w:ascii="AdvTT2cba4af3.B" w:hAnsi="AdvTT2cba4af3.B"/>
      <w:color w:val="000000"/>
      <w:sz w:val="18"/>
    </w:rPr>
  </w:style>
  <w:style w:type="character" w:customStyle="1" w:styleId="fontstyle41">
    <w:name w:val="fontstyle41"/>
    <w:uiPriority w:val="99"/>
    <w:rsid w:val="00B05B42"/>
    <w:rPr>
      <w:rFonts w:ascii="AdvTTec369687+20" w:hAnsi="AdvTTec369687+20"/>
      <w:color w:val="000000"/>
      <w:sz w:val="18"/>
    </w:rPr>
  </w:style>
  <w:style w:type="character" w:customStyle="1" w:styleId="fontstyle51">
    <w:name w:val="fontstyle51"/>
    <w:uiPriority w:val="99"/>
    <w:rsid w:val="00B05B42"/>
    <w:rPr>
      <w:rFonts w:ascii="AdvTTec369687+20" w:hAnsi="AdvTTec369687+20"/>
      <w:color w:val="000000"/>
      <w:sz w:val="18"/>
    </w:rPr>
  </w:style>
  <w:style w:type="character" w:styleId="Emphasis">
    <w:name w:val="Emphasis"/>
    <w:basedOn w:val="DefaultParagraphFont"/>
    <w:uiPriority w:val="99"/>
    <w:qFormat/>
    <w:rsid w:val="00B05B42"/>
    <w:rPr>
      <w:rFonts w:cs="Times New Roman"/>
      <w:i/>
    </w:rPr>
  </w:style>
  <w:style w:type="character" w:customStyle="1" w:styleId="ListLabel1">
    <w:name w:val="ListLabel 1"/>
    <w:uiPriority w:val="99"/>
    <w:rsid w:val="00B05B42"/>
  </w:style>
  <w:style w:type="paragraph" w:customStyle="1" w:styleId="berschrift">
    <w:name w:val="Überschrift"/>
    <w:basedOn w:val="Normal"/>
    <w:next w:val="BodyText"/>
    <w:uiPriority w:val="99"/>
    <w:rsid w:val="00B05B42"/>
    <w:pPr>
      <w:keepNext/>
      <w:spacing w:before="240" w:after="120"/>
    </w:pPr>
    <w:rPr>
      <w:rFonts w:ascii="Arial" w:eastAsia="Microsoft YaHei" w:hAnsi="Arial" w:cs="Lucida Sans"/>
      <w:sz w:val="28"/>
      <w:szCs w:val="28"/>
    </w:rPr>
  </w:style>
  <w:style w:type="paragraph" w:styleId="BodyText">
    <w:name w:val="Body Text"/>
    <w:basedOn w:val="Normal"/>
    <w:link w:val="BodyTextChar"/>
    <w:uiPriority w:val="99"/>
    <w:rsid w:val="00B05B42"/>
    <w:pPr>
      <w:spacing w:after="120"/>
    </w:pPr>
  </w:style>
  <w:style w:type="character" w:customStyle="1" w:styleId="BodyTextChar">
    <w:name w:val="Body Text Char"/>
    <w:basedOn w:val="DefaultParagraphFont"/>
    <w:link w:val="BodyText"/>
    <w:uiPriority w:val="99"/>
    <w:semiHidden/>
    <w:locked/>
    <w:rsid w:val="004E3434"/>
    <w:rPr>
      <w:rFonts w:ascii="Aptos" w:hAnsi="Aptos" w:cs="Times New Roman"/>
      <w:kern w:val="1"/>
      <w:sz w:val="24"/>
      <w:szCs w:val="24"/>
      <w:lang w:val="en-US" w:eastAsia="ar-SA" w:bidi="ar-SA"/>
    </w:rPr>
  </w:style>
  <w:style w:type="paragraph" w:styleId="List">
    <w:name w:val="List"/>
    <w:basedOn w:val="BodyText"/>
    <w:uiPriority w:val="99"/>
    <w:rsid w:val="00B05B42"/>
    <w:rPr>
      <w:rFonts w:cs="Lucida Sans"/>
    </w:rPr>
  </w:style>
  <w:style w:type="paragraph" w:customStyle="1" w:styleId="Beschriftung1">
    <w:name w:val="Beschriftung1"/>
    <w:basedOn w:val="Normal"/>
    <w:uiPriority w:val="99"/>
    <w:rsid w:val="00B05B42"/>
    <w:pPr>
      <w:suppressLineNumbers/>
      <w:spacing w:before="120" w:after="120"/>
    </w:pPr>
    <w:rPr>
      <w:rFonts w:cs="Lucida Sans"/>
      <w:i/>
      <w:iCs/>
    </w:rPr>
  </w:style>
  <w:style w:type="paragraph" w:customStyle="1" w:styleId="Verzeichnis">
    <w:name w:val="Verzeichnis"/>
    <w:basedOn w:val="Normal"/>
    <w:uiPriority w:val="99"/>
    <w:rsid w:val="00B05B42"/>
    <w:pPr>
      <w:suppressLineNumbers/>
    </w:pPr>
    <w:rPr>
      <w:rFonts w:cs="Lucida Sans"/>
    </w:rPr>
  </w:style>
  <w:style w:type="paragraph" w:styleId="CommentText">
    <w:name w:val="annotation text"/>
    <w:basedOn w:val="Normal"/>
    <w:link w:val="CommentTextChar1"/>
    <w:uiPriority w:val="99"/>
    <w:rsid w:val="00B05B42"/>
    <w:pPr>
      <w:spacing w:line="100" w:lineRule="atLeast"/>
    </w:pPr>
    <w:rPr>
      <w:sz w:val="20"/>
      <w:szCs w:val="20"/>
    </w:rPr>
  </w:style>
  <w:style w:type="character" w:customStyle="1" w:styleId="CommentTextChar1">
    <w:name w:val="Comment Text Char1"/>
    <w:basedOn w:val="DefaultParagraphFont"/>
    <w:link w:val="CommentText"/>
    <w:uiPriority w:val="99"/>
    <w:semiHidden/>
    <w:locked/>
    <w:rsid w:val="004E3434"/>
    <w:rPr>
      <w:rFonts w:ascii="Aptos" w:hAnsi="Aptos" w:cs="Times New Roman"/>
      <w:kern w:val="1"/>
      <w:sz w:val="20"/>
      <w:szCs w:val="20"/>
      <w:lang w:val="en-US" w:eastAsia="ar-SA" w:bidi="ar-SA"/>
    </w:rPr>
  </w:style>
  <w:style w:type="paragraph" w:styleId="CommentSubject">
    <w:name w:val="annotation subject"/>
    <w:basedOn w:val="CommentText"/>
    <w:link w:val="CommentSubjectChar1"/>
    <w:uiPriority w:val="99"/>
    <w:rsid w:val="00B05B42"/>
    <w:rPr>
      <w:b/>
      <w:bCs/>
    </w:rPr>
  </w:style>
  <w:style w:type="character" w:customStyle="1" w:styleId="CommentSubjectChar1">
    <w:name w:val="Comment Subject Char1"/>
    <w:basedOn w:val="CommentTextChar1"/>
    <w:link w:val="CommentSubject"/>
    <w:uiPriority w:val="99"/>
    <w:semiHidden/>
    <w:locked/>
    <w:rsid w:val="004E3434"/>
    <w:rPr>
      <w:rFonts w:ascii="Aptos" w:hAnsi="Aptos" w:cs="Times New Roman"/>
      <w:b/>
      <w:bCs/>
      <w:kern w:val="1"/>
      <w:sz w:val="20"/>
      <w:szCs w:val="20"/>
      <w:lang w:val="en-US" w:eastAsia="ar-SA" w:bidi="ar-SA"/>
    </w:rPr>
  </w:style>
  <w:style w:type="paragraph" w:styleId="Revision">
    <w:name w:val="Revision"/>
    <w:uiPriority w:val="99"/>
    <w:rsid w:val="00B05B42"/>
    <w:pPr>
      <w:suppressAutoHyphens/>
    </w:pPr>
    <w:rPr>
      <w:rFonts w:ascii="Aptos" w:hAnsi="Aptos"/>
      <w:kern w:val="1"/>
      <w:sz w:val="24"/>
      <w:szCs w:val="24"/>
      <w:lang w:val="en-US" w:eastAsia="ar-SA"/>
    </w:rPr>
  </w:style>
  <w:style w:type="paragraph" w:styleId="BalloonText">
    <w:name w:val="Balloon Text"/>
    <w:basedOn w:val="Normal"/>
    <w:link w:val="BalloonTextChar1"/>
    <w:uiPriority w:val="99"/>
    <w:semiHidden/>
    <w:rsid w:val="000B6355"/>
    <w:rPr>
      <w:rFonts w:ascii="Tahoma" w:hAnsi="Tahoma" w:cs="Tahoma"/>
      <w:sz w:val="16"/>
      <w:szCs w:val="16"/>
    </w:rPr>
  </w:style>
  <w:style w:type="character" w:customStyle="1" w:styleId="BalloonTextChar1">
    <w:name w:val="Balloon Text Char1"/>
    <w:basedOn w:val="DefaultParagraphFont"/>
    <w:link w:val="BalloonText"/>
    <w:uiPriority w:val="99"/>
    <w:semiHidden/>
    <w:locked/>
    <w:rsid w:val="004E3434"/>
    <w:rPr>
      <w:rFonts w:cs="Times New Roman"/>
      <w:kern w:val="1"/>
      <w:sz w:val="2"/>
      <w:lang w:val="en-US" w:eastAsia="ar-SA" w:bidi="ar-SA"/>
    </w:rPr>
  </w:style>
  <w:style w:type="paragraph" w:styleId="HTMLPreformatted">
    <w:name w:val="HTML Preformatted"/>
    <w:basedOn w:val="Normal"/>
    <w:link w:val="HTMLPreformattedChar1"/>
    <w:uiPriority w:val="99"/>
    <w:rsid w:val="00B0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hAnsi="Courier New"/>
      <w:color w:val="000000"/>
      <w:sz w:val="20"/>
      <w:szCs w:val="20"/>
      <w:lang w:val="de-DE"/>
    </w:rPr>
  </w:style>
  <w:style w:type="character" w:customStyle="1" w:styleId="HTMLPreformattedChar1">
    <w:name w:val="HTML Preformatted Char1"/>
    <w:basedOn w:val="DefaultParagraphFont"/>
    <w:link w:val="HTMLPreformatted"/>
    <w:uiPriority w:val="99"/>
    <w:semiHidden/>
    <w:locked/>
    <w:rsid w:val="004E3434"/>
    <w:rPr>
      <w:rFonts w:ascii="Courier New" w:hAnsi="Courier New" w:cs="Courier New"/>
      <w:kern w:val="1"/>
      <w:sz w:val="20"/>
      <w:szCs w:val="20"/>
      <w:lang w:val="en-US" w:eastAsia="ar-SA" w:bidi="ar-SA"/>
    </w:rPr>
  </w:style>
  <w:style w:type="character" w:styleId="LineNumber">
    <w:name w:val="line number"/>
    <w:basedOn w:val="DefaultParagraphFont"/>
    <w:uiPriority w:val="99"/>
    <w:rsid w:val="008A7997"/>
    <w:rPr>
      <w:rFonts w:cs="Times New Roman"/>
    </w:rPr>
  </w:style>
  <w:style w:type="character" w:customStyle="1" w:styleId="NichtaufgelsteErwhnung1">
    <w:name w:val="Nicht aufgelöste Erwähnung1"/>
    <w:basedOn w:val="DefaultParagraphFont"/>
    <w:uiPriority w:val="99"/>
    <w:semiHidden/>
    <w:rsid w:val="00CF7E86"/>
    <w:rPr>
      <w:rFonts w:cs="Times New Roman"/>
      <w:color w:val="605E5C"/>
      <w:shd w:val="clear" w:color="auto" w:fill="E1DFDD"/>
    </w:rPr>
  </w:style>
  <w:style w:type="paragraph" w:styleId="NormalWeb">
    <w:name w:val="Normal (Web)"/>
    <w:basedOn w:val="Normal"/>
    <w:uiPriority w:val="99"/>
    <w:rsid w:val="004020A2"/>
    <w:pPr>
      <w:suppressAutoHyphens w:val="0"/>
      <w:spacing w:before="100" w:beforeAutospacing="1" w:after="100" w:afterAutospacing="1" w:line="240" w:lineRule="auto"/>
    </w:pPr>
    <w:rPr>
      <w:rFonts w:ascii="Times New Roman" w:hAnsi="Times New Roman"/>
      <w:kern w:val="0"/>
      <w:lang w:val="de-DE" w:eastAsia="de-DE"/>
    </w:rPr>
  </w:style>
  <w:style w:type="character" w:customStyle="1" w:styleId="y2iqfc">
    <w:name w:val="y2iqfc"/>
    <w:uiPriority w:val="99"/>
    <w:rsid w:val="00732C82"/>
    <w:rPr>
      <w:rFonts w:cs="Times New Roman"/>
    </w:rPr>
  </w:style>
  <w:style w:type="character" w:styleId="UnresolvedMention">
    <w:name w:val="Unresolved Mention"/>
    <w:basedOn w:val="DefaultParagraphFont"/>
    <w:uiPriority w:val="99"/>
    <w:semiHidden/>
    <w:unhideWhenUsed/>
    <w:rsid w:val="00E52B76"/>
    <w:rPr>
      <w:color w:val="605E5C"/>
      <w:shd w:val="clear" w:color="auto" w:fill="E1DFDD"/>
    </w:rPr>
  </w:style>
  <w:style w:type="character" w:styleId="PlaceholderText">
    <w:name w:val="Placeholder Text"/>
    <w:basedOn w:val="DefaultParagraphFont"/>
    <w:uiPriority w:val="99"/>
    <w:semiHidden/>
    <w:rsid w:val="000E08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6149">
      <w:marLeft w:val="0"/>
      <w:marRight w:val="0"/>
      <w:marTop w:val="0"/>
      <w:marBottom w:val="0"/>
      <w:divBdr>
        <w:top w:val="none" w:sz="0" w:space="0" w:color="auto"/>
        <w:left w:val="none" w:sz="0" w:space="0" w:color="auto"/>
        <w:bottom w:val="none" w:sz="0" w:space="0" w:color="auto"/>
        <w:right w:val="none" w:sz="0" w:space="0" w:color="auto"/>
      </w:divBdr>
    </w:div>
    <w:div w:id="3185615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datazone.birdlife.org/species/factsheet/aquatic-warbler-acrocephalus-paludicola%20on%2015/02/2024"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doi.org/10.1111/acv.13018" TargetMode="External"/><Relationship Id="rId2" Type="http://schemas.openxmlformats.org/officeDocument/2006/relationships/styles" Target="styles.xml"/><Relationship Id="rId16" Type="http://schemas.openxmlformats.org/officeDocument/2006/relationships/hyperlink" Target="https://doi.org/10.1146/annurev-environ-112420-014642"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doi.org/10.1111/ibi.13250."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tiff"/><Relationship Id="rId14" Type="http://schemas.openxmlformats.org/officeDocument/2006/relationships/hyperlink" Target="https://rdrr.io/cran/jags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10176</Words>
  <Characters>58006</Characters>
  <Application>Microsoft Office Word</Application>
  <DocSecurity>0</DocSecurity>
  <Lines>483</Lines>
  <Paragraphs>136</Paragraphs>
  <ScaleCrop>false</ScaleCrop>
  <HeadingPairs>
    <vt:vector size="2" baseType="variant">
      <vt:variant>
        <vt:lpstr>Titel</vt:lpstr>
      </vt:variant>
      <vt:variant>
        <vt:i4>1</vt:i4>
      </vt:variant>
    </vt:vector>
  </HeadingPairs>
  <TitlesOfParts>
    <vt:vector size="1" baseType="lpstr">
      <vt:lpstr>Reinforcement is not enough to establish a viable population of the endangered Aquatic Warbler Acrocephalus paludicola at the margin of its breeding range</vt:lpstr>
    </vt:vector>
  </TitlesOfParts>
  <Company>PC</Company>
  <LinksUpToDate>false</LinksUpToDate>
  <CharactersWithSpaces>68046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is not enough to establish a viable population of the endangered Aquatic Warbler Acrocephalus paludicola at the margin of its breeding range</dc:title>
  <dc:subject/>
  <dc:creator>Susanne</dc:creator>
  <cp:keywords/>
  <dc:description/>
  <cp:lastModifiedBy>Steffen Oppel</cp:lastModifiedBy>
  <cp:revision>400</cp:revision>
  <cp:lastPrinted>2025-04-17T11:21:00Z</cp:lastPrinted>
  <dcterms:created xsi:type="dcterms:W3CDTF">2025-09-12T10:49:00Z</dcterms:created>
  <dcterms:modified xsi:type="dcterms:W3CDTF">2025-10-07T08:20:00Z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